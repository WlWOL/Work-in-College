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8E7" w:rsidRDefault="00F848E7" w:rsidP="001B22D7">
      <w:pPr>
        <w:spacing w:line="360" w:lineRule="auto"/>
        <w:jc w:val="left"/>
        <w:rPr>
          <w:b/>
          <w:bCs/>
          <w:spacing w:val="80"/>
        </w:rPr>
      </w:pPr>
    </w:p>
    <w:p w:rsidR="001B22D7" w:rsidRDefault="001B22D7" w:rsidP="001B22D7">
      <w:pPr>
        <w:spacing w:line="360" w:lineRule="auto"/>
        <w:jc w:val="left"/>
        <w:rPr>
          <w:b/>
          <w:bCs/>
          <w:spacing w:val="80"/>
          <w:sz w:val="52"/>
        </w:rPr>
      </w:pPr>
    </w:p>
    <w:p w:rsidR="00F848E7" w:rsidRDefault="00F848E7" w:rsidP="00F848E7">
      <w:pPr>
        <w:spacing w:line="360" w:lineRule="auto"/>
        <w:jc w:val="center"/>
        <w:rPr>
          <w:b/>
          <w:bCs/>
          <w:spacing w:val="100"/>
          <w:sz w:val="68"/>
        </w:rPr>
      </w:pPr>
      <w:r>
        <w:rPr>
          <w:position w:val="-74"/>
          <w:szCs w:val="24"/>
        </w:rPr>
        <w:object w:dxaOrig="348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9pt;height:57.75pt" o:ole="">
            <v:imagedata r:id="rId9" o:title=""/>
          </v:shape>
          <o:OLEObject Type="Embed" ProgID="Equation.DSMT4" ShapeID="_x0000_i1025" DrawAspect="Content" ObjectID="_1591255580" r:id="rId10"/>
        </w:object>
      </w:r>
    </w:p>
    <w:p w:rsidR="00F848E7" w:rsidRDefault="00F848E7" w:rsidP="001B22D7">
      <w:pPr>
        <w:spacing w:line="360" w:lineRule="auto"/>
        <w:rPr>
          <w:b/>
          <w:bCs/>
          <w:spacing w:val="60"/>
          <w:kern w:val="0"/>
          <w:sz w:val="52"/>
        </w:rPr>
      </w:pPr>
    </w:p>
    <w:p w:rsidR="00F848E7" w:rsidRDefault="00F848E7" w:rsidP="001B22D7">
      <w:pPr>
        <w:spacing w:line="360" w:lineRule="auto"/>
        <w:rPr>
          <w:b/>
          <w:bCs/>
          <w:spacing w:val="60"/>
          <w:kern w:val="0"/>
          <w:sz w:val="52"/>
        </w:rPr>
      </w:pPr>
    </w:p>
    <w:p w:rsidR="00F848E7" w:rsidRDefault="00F848E7" w:rsidP="00F848E7">
      <w:pPr>
        <w:spacing w:line="360" w:lineRule="auto"/>
        <w:jc w:val="center"/>
        <w:rPr>
          <w:b/>
          <w:bCs/>
          <w:spacing w:val="60"/>
          <w:kern w:val="0"/>
          <w:sz w:val="52"/>
        </w:rPr>
      </w:pPr>
      <w:r>
        <w:rPr>
          <w:rFonts w:hint="eastAsia"/>
          <w:b/>
          <w:bCs/>
          <w:spacing w:val="50"/>
          <w:kern w:val="72"/>
          <w:sz w:val="64"/>
        </w:rPr>
        <w:t>互动媒体设计课程报告</w:t>
      </w:r>
    </w:p>
    <w:p w:rsidR="00F848E7" w:rsidRDefault="00F848E7" w:rsidP="00F848E7">
      <w:pPr>
        <w:tabs>
          <w:tab w:val="left" w:pos="4635"/>
        </w:tabs>
        <w:spacing w:line="360" w:lineRule="auto"/>
        <w:rPr>
          <w:b/>
          <w:bCs/>
          <w:spacing w:val="60"/>
          <w:kern w:val="0"/>
          <w:sz w:val="52"/>
        </w:rPr>
      </w:pPr>
    </w:p>
    <w:p w:rsidR="00F848E7" w:rsidRDefault="00F848E7" w:rsidP="00F848E7">
      <w:pPr>
        <w:tabs>
          <w:tab w:val="left" w:pos="4635"/>
        </w:tabs>
        <w:spacing w:line="360" w:lineRule="auto"/>
        <w:rPr>
          <w:b/>
          <w:bCs/>
          <w:spacing w:val="60"/>
          <w:kern w:val="0"/>
          <w:sz w:val="52"/>
        </w:rPr>
      </w:pPr>
    </w:p>
    <w:p w:rsidR="00F848E7" w:rsidRDefault="00F848E7" w:rsidP="00F848E7">
      <w:pPr>
        <w:spacing w:line="360" w:lineRule="auto"/>
        <w:ind w:left="1157" w:hangingChars="262" w:hanging="1157"/>
        <w:rPr>
          <w:sz w:val="44"/>
          <w:u w:val="single"/>
        </w:rPr>
      </w:pPr>
      <w:r>
        <w:rPr>
          <w:b/>
          <w:bCs/>
          <w:sz w:val="44"/>
        </w:rPr>
        <w:t>题目：</w:t>
      </w:r>
      <w:r w:rsidR="001A78C8">
        <w:rPr>
          <w:sz w:val="44"/>
          <w:szCs w:val="44"/>
          <w:u w:val="single"/>
        </w:rPr>
        <w:t xml:space="preserve">   </w:t>
      </w:r>
      <w:r w:rsidR="001A78C8">
        <w:rPr>
          <w:rFonts w:hint="eastAsia"/>
          <w:sz w:val="44"/>
          <w:szCs w:val="44"/>
          <w:u w:val="single"/>
        </w:rPr>
        <w:t xml:space="preserve">     </w:t>
      </w:r>
      <w:r w:rsidR="001A78C8">
        <w:rPr>
          <w:rFonts w:eastAsia="黑体" w:hint="eastAsia"/>
          <w:sz w:val="44"/>
          <w:szCs w:val="44"/>
          <w:u w:val="single"/>
        </w:rPr>
        <w:t>艺术化游戏</w:t>
      </w:r>
      <w:r w:rsidRPr="00E547AD">
        <w:rPr>
          <w:rFonts w:eastAsia="黑体" w:hint="eastAsia"/>
          <w:sz w:val="44"/>
          <w:szCs w:val="44"/>
          <w:u w:val="single"/>
        </w:rPr>
        <w:t>设计</w:t>
      </w:r>
      <w:r w:rsidR="001A78C8">
        <w:rPr>
          <w:rFonts w:eastAsia="黑体" w:hint="eastAsia"/>
          <w:sz w:val="44"/>
          <w:szCs w:val="44"/>
          <w:u w:val="single"/>
        </w:rPr>
        <w:t xml:space="preserve">      </w:t>
      </w:r>
      <w:r>
        <w:rPr>
          <w:rFonts w:eastAsia="黑体"/>
          <w:sz w:val="44"/>
          <w:szCs w:val="44"/>
          <w:u w:val="single"/>
        </w:rPr>
        <w:t xml:space="preserve">   </w:t>
      </w:r>
    </w:p>
    <w:p w:rsidR="00F848E7" w:rsidRDefault="00F848E7" w:rsidP="00F848E7">
      <w:pPr>
        <w:spacing w:line="360" w:lineRule="auto"/>
        <w:rPr>
          <w:rFonts w:eastAsia="黑体"/>
          <w:b/>
          <w:bCs/>
          <w:spacing w:val="60"/>
          <w:kern w:val="0"/>
          <w:sz w:val="52"/>
          <w:u w:val="single"/>
        </w:rPr>
      </w:pPr>
      <w:r>
        <w:rPr>
          <w:sz w:val="44"/>
        </w:rPr>
        <w:t xml:space="preserve">      </w:t>
      </w:r>
      <w:r>
        <w:rPr>
          <w:sz w:val="44"/>
          <w:u w:val="single"/>
        </w:rPr>
        <w:t xml:space="preserve">  </w:t>
      </w:r>
      <w:r>
        <w:rPr>
          <w:rFonts w:eastAsia="黑体"/>
          <w:sz w:val="44"/>
          <w:szCs w:val="44"/>
          <w:u w:val="single"/>
        </w:rPr>
        <w:t xml:space="preserve">                             </w:t>
      </w:r>
    </w:p>
    <w:p w:rsidR="00F848E7" w:rsidRDefault="00F848E7" w:rsidP="00F848E7">
      <w:pPr>
        <w:spacing w:line="360" w:lineRule="auto"/>
        <w:rPr>
          <w:b/>
          <w:bCs/>
          <w:spacing w:val="60"/>
          <w:kern w:val="0"/>
          <w:sz w:val="52"/>
        </w:rPr>
      </w:pPr>
    </w:p>
    <w:p w:rsidR="00F848E7" w:rsidRPr="00F848E7" w:rsidRDefault="00F848E7" w:rsidP="00F848E7">
      <w:pPr>
        <w:spacing w:line="360" w:lineRule="auto"/>
        <w:rPr>
          <w:b/>
          <w:bCs/>
          <w:spacing w:val="60"/>
          <w:kern w:val="0"/>
          <w:sz w:val="52"/>
        </w:rPr>
      </w:pPr>
    </w:p>
    <w:p w:rsidR="00F848E7" w:rsidRDefault="00F848E7" w:rsidP="00F848E7">
      <w:pPr>
        <w:spacing w:line="360" w:lineRule="auto"/>
        <w:rPr>
          <w:sz w:val="36"/>
          <w:u w:val="single"/>
        </w:rPr>
      </w:pPr>
      <w:r>
        <w:rPr>
          <w:rFonts w:eastAsia="黑体"/>
          <w:b/>
          <w:sz w:val="36"/>
        </w:rPr>
        <w:t xml:space="preserve">  </w:t>
      </w:r>
      <w:r>
        <w:rPr>
          <w:rFonts w:eastAsia="黑体"/>
          <w:b/>
          <w:sz w:val="36"/>
          <w:u w:val="single"/>
        </w:rPr>
        <w:t xml:space="preserve">   </w:t>
      </w:r>
      <w:r>
        <w:rPr>
          <w:rFonts w:eastAsia="黑体"/>
          <w:bCs/>
          <w:sz w:val="36"/>
          <w:u w:val="single"/>
        </w:rPr>
        <w:t>数字媒体</w:t>
      </w:r>
      <w:r>
        <w:rPr>
          <w:rFonts w:eastAsia="黑体"/>
          <w:bCs/>
          <w:sz w:val="36"/>
          <w:u w:val="single"/>
        </w:rPr>
        <w:t xml:space="preserve"> </w:t>
      </w:r>
      <w:r>
        <w:rPr>
          <w:rFonts w:eastAsia="黑体"/>
          <w:sz w:val="36"/>
          <w:u w:val="single"/>
        </w:rPr>
        <w:t xml:space="preserve">  </w:t>
      </w:r>
      <w:r>
        <w:rPr>
          <w:bCs/>
          <w:spacing w:val="60"/>
          <w:kern w:val="0"/>
          <w:sz w:val="36"/>
          <w:szCs w:val="36"/>
        </w:rPr>
        <w:t>学院</w:t>
      </w:r>
      <w:r>
        <w:rPr>
          <w:spacing w:val="60"/>
          <w:kern w:val="0"/>
          <w:sz w:val="36"/>
          <w:szCs w:val="36"/>
          <w:u w:val="single"/>
        </w:rPr>
        <w:t xml:space="preserve"> </w:t>
      </w:r>
      <w:r>
        <w:rPr>
          <w:rFonts w:eastAsia="黑体"/>
          <w:sz w:val="36"/>
          <w:u w:val="single"/>
        </w:rPr>
        <w:t>数字媒体技术</w:t>
      </w:r>
      <w:r>
        <w:rPr>
          <w:rFonts w:eastAsia="黑体"/>
          <w:sz w:val="36"/>
          <w:u w:val="single"/>
        </w:rPr>
        <w:t xml:space="preserve">  </w:t>
      </w:r>
      <w:r>
        <w:rPr>
          <w:bCs/>
          <w:spacing w:val="60"/>
          <w:kern w:val="0"/>
          <w:sz w:val="36"/>
          <w:szCs w:val="36"/>
        </w:rPr>
        <w:t>专业</w:t>
      </w:r>
    </w:p>
    <w:p w:rsidR="00F848E7" w:rsidRDefault="00F848E7" w:rsidP="00F848E7">
      <w:pPr>
        <w:spacing w:line="360" w:lineRule="auto"/>
        <w:rPr>
          <w:bCs/>
          <w:spacing w:val="60"/>
          <w:kern w:val="0"/>
          <w:sz w:val="52"/>
        </w:rPr>
      </w:pPr>
    </w:p>
    <w:p w:rsidR="00F848E7" w:rsidRDefault="00F848E7" w:rsidP="00F848E7">
      <w:pPr>
        <w:spacing w:line="360" w:lineRule="auto"/>
        <w:ind w:firstLineChars="306" w:firstLine="1102"/>
        <w:rPr>
          <w:bCs/>
          <w:spacing w:val="60"/>
          <w:kern w:val="0"/>
          <w:sz w:val="52"/>
          <w:u w:val="single"/>
        </w:rPr>
      </w:pPr>
      <w:r>
        <w:rPr>
          <w:sz w:val="36"/>
        </w:rPr>
        <w:t>学</w:t>
      </w:r>
      <w:r>
        <w:rPr>
          <w:sz w:val="36"/>
        </w:rPr>
        <w:t xml:space="preserve">    </w:t>
      </w:r>
      <w:r>
        <w:rPr>
          <w:sz w:val="36"/>
        </w:rPr>
        <w:t>号</w:t>
      </w:r>
      <w:r>
        <w:rPr>
          <w:sz w:val="36"/>
        </w:rPr>
        <w:t xml:space="preserve"> </w:t>
      </w:r>
      <w:r>
        <w:rPr>
          <w:sz w:val="36"/>
          <w:u w:val="single"/>
        </w:rPr>
        <w:t xml:space="preserve">       </w:t>
      </w:r>
      <w:r>
        <w:rPr>
          <w:rFonts w:ascii="黑体" w:eastAsia="黑体" w:hAnsi="黑体" w:cs="黑体" w:hint="eastAsia"/>
          <w:sz w:val="36"/>
          <w:u w:val="single"/>
        </w:rPr>
        <w:t>103051542</w:t>
      </w:r>
      <w:r w:rsidR="002D7422">
        <w:rPr>
          <w:rFonts w:ascii="黑体" w:eastAsia="黑体" w:hAnsi="黑体" w:cs="黑体" w:hint="eastAsia"/>
          <w:sz w:val="36"/>
          <w:u w:val="single"/>
        </w:rPr>
        <w:t>4</w:t>
      </w:r>
      <w:r w:rsidRPr="00234401">
        <w:rPr>
          <w:sz w:val="36"/>
          <w:u w:val="single"/>
        </w:rPr>
        <w:t xml:space="preserve"> </w:t>
      </w:r>
      <w:r>
        <w:rPr>
          <w:sz w:val="36"/>
          <w:u w:val="single"/>
        </w:rPr>
        <w:t xml:space="preserve">    </w:t>
      </w:r>
      <w:ins w:id="0" w:author="lv Ruimin" w:date="2018-06-19T11:37:00Z">
        <w:r>
          <w:rPr>
            <w:sz w:val="36"/>
            <w:u w:val="single"/>
          </w:rPr>
          <w:t xml:space="preserve">    </w:t>
        </w:r>
      </w:ins>
      <w:r>
        <w:rPr>
          <w:sz w:val="36"/>
          <w:u w:val="single"/>
        </w:rPr>
        <w:t xml:space="preserve">   </w:t>
      </w:r>
    </w:p>
    <w:p w:rsidR="00F848E7" w:rsidRDefault="00F848E7" w:rsidP="00F848E7">
      <w:pPr>
        <w:spacing w:line="360" w:lineRule="auto"/>
        <w:ind w:firstLineChars="306" w:firstLine="1102"/>
        <w:rPr>
          <w:sz w:val="36"/>
          <w:u w:val="single"/>
        </w:rPr>
      </w:pPr>
      <w:r>
        <w:rPr>
          <w:sz w:val="36"/>
        </w:rPr>
        <w:t>学生姓名</w:t>
      </w:r>
      <w:r>
        <w:rPr>
          <w:sz w:val="36"/>
        </w:rPr>
        <w:t xml:space="preserve"> </w:t>
      </w:r>
      <w:r>
        <w:rPr>
          <w:sz w:val="36"/>
          <w:u w:val="single"/>
        </w:rPr>
        <w:t xml:space="preserve">       </w:t>
      </w:r>
      <w:r>
        <w:rPr>
          <w:rFonts w:eastAsia="黑体" w:hint="eastAsia"/>
          <w:sz w:val="36"/>
          <w:u w:val="single"/>
        </w:rPr>
        <w:t>王林超</w:t>
      </w:r>
      <w:r>
        <w:rPr>
          <w:rFonts w:eastAsia="黑体" w:hint="eastAsia"/>
          <w:sz w:val="36"/>
          <w:u w:val="single"/>
        </w:rPr>
        <w:t xml:space="preserve">    </w:t>
      </w:r>
      <w:r>
        <w:rPr>
          <w:sz w:val="36"/>
          <w:u w:val="single"/>
        </w:rPr>
        <w:t xml:space="preserve">          </w:t>
      </w:r>
    </w:p>
    <w:p w:rsidR="00F848E7" w:rsidRDefault="00F848E7" w:rsidP="00F848E7">
      <w:pPr>
        <w:spacing w:line="360" w:lineRule="auto"/>
        <w:ind w:firstLineChars="306" w:firstLine="1102"/>
        <w:rPr>
          <w:sz w:val="36"/>
          <w:u w:val="single"/>
        </w:rPr>
      </w:pPr>
      <w:r>
        <w:rPr>
          <w:sz w:val="36"/>
        </w:rPr>
        <w:t>指导教师</w:t>
      </w:r>
      <w:r>
        <w:rPr>
          <w:sz w:val="36"/>
        </w:rPr>
        <w:t xml:space="preserve"> </w:t>
      </w:r>
      <w:r>
        <w:rPr>
          <w:sz w:val="36"/>
          <w:u w:val="single"/>
        </w:rPr>
        <w:t xml:space="preserve">    </w:t>
      </w:r>
      <w:ins w:id="1" w:author="lv Ruimin" w:date="2018-06-19T11:38:00Z">
        <w:r>
          <w:rPr>
            <w:sz w:val="36"/>
            <w:u w:val="single"/>
          </w:rPr>
          <w:t xml:space="preserve">   </w:t>
        </w:r>
      </w:ins>
      <w:r>
        <w:rPr>
          <w:rFonts w:eastAsia="黑体"/>
          <w:sz w:val="36"/>
          <w:u w:val="single"/>
        </w:rPr>
        <w:t>律睿慜</w:t>
      </w:r>
      <w:r>
        <w:rPr>
          <w:rFonts w:eastAsia="黑体"/>
          <w:sz w:val="36"/>
          <w:szCs w:val="36"/>
          <w:u w:val="single"/>
        </w:rPr>
        <w:t xml:space="preserve">  </w:t>
      </w:r>
      <w:ins w:id="2" w:author="lv Ruimin" w:date="2018-06-19T11:37:00Z">
        <w:r>
          <w:rPr>
            <w:rFonts w:eastAsia="黑体"/>
            <w:sz w:val="36"/>
            <w:szCs w:val="36"/>
            <w:u w:val="single"/>
          </w:rPr>
          <w:t xml:space="preserve">       </w:t>
        </w:r>
      </w:ins>
      <w:ins w:id="3" w:author="lv Ruimin" w:date="2018-06-19T11:38:00Z">
        <w:r>
          <w:rPr>
            <w:rFonts w:eastAsia="黑体"/>
            <w:sz w:val="36"/>
            <w:szCs w:val="36"/>
            <w:u w:val="single"/>
          </w:rPr>
          <w:t xml:space="preserve"> </w:t>
        </w:r>
      </w:ins>
      <w:ins w:id="4" w:author="lv Ruimin" w:date="2018-06-19T11:37:00Z">
        <w:r>
          <w:rPr>
            <w:rFonts w:eastAsia="黑体"/>
            <w:sz w:val="36"/>
            <w:szCs w:val="36"/>
            <w:u w:val="single"/>
          </w:rPr>
          <w:t xml:space="preserve">     </w:t>
        </w:r>
      </w:ins>
    </w:p>
    <w:p w:rsidR="00F848E7" w:rsidRDefault="00F848E7">
      <w:pPr>
        <w:widowControl/>
        <w:jc w:val="left"/>
      </w:pPr>
      <w:r>
        <w:br w:type="page"/>
      </w:r>
    </w:p>
    <w:p w:rsidR="009F0117" w:rsidRDefault="00F848E7" w:rsidP="009F0117">
      <w:pPr>
        <w:widowControl/>
        <w:jc w:val="center"/>
        <w:rPr>
          <w:b/>
          <w:kern w:val="32"/>
          <w:sz w:val="32"/>
          <w:szCs w:val="24"/>
        </w:rPr>
      </w:pPr>
      <w:bookmarkStart w:id="5" w:name="_Toc454357118"/>
      <w:r>
        <w:rPr>
          <w:b/>
          <w:kern w:val="32"/>
          <w:sz w:val="32"/>
          <w:szCs w:val="24"/>
        </w:rPr>
        <w:lastRenderedPageBreak/>
        <w:br w:type="page"/>
      </w:r>
      <w:bookmarkStart w:id="6" w:name="_Toc29948"/>
      <w:bookmarkStart w:id="7" w:name="_Toc4695"/>
      <w:bookmarkStart w:id="8" w:name="_Toc421278726"/>
      <w:bookmarkStart w:id="9" w:name="_Toc14018"/>
      <w:bookmarkStart w:id="10" w:name="_Toc420098772"/>
      <w:bookmarkStart w:id="11" w:name="_Toc454357067"/>
    </w:p>
    <w:p w:rsidR="001C232E" w:rsidRPr="004D0C6B" w:rsidRDefault="009F0117" w:rsidP="004D0C6B">
      <w:pPr>
        <w:pStyle w:val="1"/>
        <w:jc w:val="center"/>
        <w:rPr>
          <w:kern w:val="32"/>
          <w:sz w:val="32"/>
          <w:szCs w:val="24"/>
        </w:rPr>
      </w:pPr>
      <w:bookmarkStart w:id="12" w:name="_Toc517513632"/>
      <w:r w:rsidRPr="00AB7842">
        <w:rPr>
          <w:rFonts w:hint="eastAsia"/>
          <w:kern w:val="32"/>
          <w:sz w:val="32"/>
          <w:szCs w:val="24"/>
        </w:rPr>
        <w:lastRenderedPageBreak/>
        <w:t>摘</w:t>
      </w:r>
      <w:r w:rsidRPr="00AB7842">
        <w:rPr>
          <w:rFonts w:hint="eastAsia"/>
          <w:kern w:val="32"/>
          <w:sz w:val="32"/>
          <w:szCs w:val="24"/>
        </w:rPr>
        <w:t xml:space="preserve">  </w:t>
      </w:r>
      <w:r w:rsidRPr="00AB7842">
        <w:rPr>
          <w:rFonts w:hint="eastAsia"/>
          <w:kern w:val="32"/>
          <w:sz w:val="32"/>
          <w:szCs w:val="24"/>
        </w:rPr>
        <w:t>要</w:t>
      </w:r>
      <w:bookmarkEnd w:id="12"/>
    </w:p>
    <w:p w:rsidR="001F6393" w:rsidRDefault="00AD0499">
      <w:pPr>
        <w:widowControl/>
        <w:jc w:val="left"/>
        <w:rPr>
          <w:kern w:val="32"/>
          <w:szCs w:val="24"/>
        </w:rPr>
      </w:pPr>
      <w:r>
        <w:rPr>
          <w:rFonts w:hint="eastAsia"/>
          <w:kern w:val="32"/>
          <w:szCs w:val="24"/>
        </w:rPr>
        <w:tab/>
      </w:r>
      <w:r w:rsidR="00B41CE7">
        <w:rPr>
          <w:rFonts w:hint="eastAsia"/>
          <w:kern w:val="32"/>
          <w:szCs w:val="24"/>
        </w:rPr>
        <w:t>在玩了逆转飞行这个独立游戏后</w:t>
      </w:r>
      <w:r w:rsidR="00B41CE7">
        <w:rPr>
          <w:rFonts w:hint="eastAsia"/>
          <w:kern w:val="32"/>
          <w:szCs w:val="24"/>
        </w:rPr>
        <w:t>,</w:t>
      </w:r>
      <w:r w:rsidR="00B41CE7">
        <w:rPr>
          <w:rFonts w:hint="eastAsia"/>
          <w:kern w:val="32"/>
          <w:szCs w:val="24"/>
        </w:rPr>
        <w:t>尝试做一个雷电类型的飞行射击游戏</w:t>
      </w:r>
      <w:r w:rsidR="00B41CE7">
        <w:rPr>
          <w:rFonts w:hint="eastAsia"/>
          <w:kern w:val="32"/>
          <w:szCs w:val="24"/>
        </w:rPr>
        <w:t>,</w:t>
      </w:r>
      <w:r w:rsidR="00B41CE7">
        <w:rPr>
          <w:rFonts w:hint="eastAsia"/>
          <w:kern w:val="32"/>
          <w:szCs w:val="24"/>
        </w:rPr>
        <w:t>同时希望游戏能更有趣味和艺术表现力</w:t>
      </w:r>
      <w:r>
        <w:rPr>
          <w:rFonts w:hint="eastAsia"/>
          <w:kern w:val="32"/>
          <w:szCs w:val="24"/>
        </w:rPr>
        <w:t>,</w:t>
      </w:r>
      <w:r>
        <w:rPr>
          <w:rFonts w:hint="eastAsia"/>
          <w:kern w:val="32"/>
          <w:szCs w:val="24"/>
        </w:rPr>
        <w:t>能够让玩家</w:t>
      </w:r>
      <w:r w:rsidRPr="00AD0499">
        <w:rPr>
          <w:rFonts w:hint="eastAsia"/>
          <w:kern w:val="32"/>
          <w:szCs w:val="24"/>
        </w:rPr>
        <w:t>在玩游戏的过程中，逐渐生成艺术效果最终呈现为一幅作品</w:t>
      </w:r>
      <w:r>
        <w:rPr>
          <w:rFonts w:hint="eastAsia"/>
          <w:kern w:val="32"/>
          <w:szCs w:val="24"/>
        </w:rPr>
        <w:t>,</w:t>
      </w:r>
      <w:r>
        <w:rPr>
          <w:rFonts w:hint="eastAsia"/>
          <w:kern w:val="32"/>
          <w:szCs w:val="24"/>
        </w:rPr>
        <w:t>于是设计开发了这个飞行射击</w:t>
      </w:r>
      <w:r w:rsidR="00B41CE7">
        <w:rPr>
          <w:rFonts w:hint="eastAsia"/>
          <w:kern w:val="32"/>
          <w:szCs w:val="24"/>
        </w:rPr>
        <w:t>游戏</w:t>
      </w:r>
      <w:r>
        <w:rPr>
          <w:rFonts w:hint="eastAsia"/>
          <w:kern w:val="32"/>
          <w:szCs w:val="24"/>
        </w:rPr>
        <w:t>。</w:t>
      </w:r>
      <w:r>
        <w:rPr>
          <w:kern w:val="32"/>
          <w:szCs w:val="24"/>
        </w:rPr>
        <w:br/>
      </w:r>
      <w:r>
        <w:rPr>
          <w:rFonts w:hint="eastAsia"/>
          <w:kern w:val="32"/>
          <w:szCs w:val="24"/>
        </w:rPr>
        <w:tab/>
      </w:r>
      <w:r>
        <w:rPr>
          <w:rFonts w:hint="eastAsia"/>
          <w:kern w:val="32"/>
          <w:szCs w:val="24"/>
        </w:rPr>
        <w:t>本游戏采用</w:t>
      </w:r>
      <w:r>
        <w:rPr>
          <w:rFonts w:hint="eastAsia"/>
          <w:kern w:val="32"/>
          <w:szCs w:val="24"/>
        </w:rPr>
        <w:t>processing</w:t>
      </w:r>
      <w:r>
        <w:rPr>
          <w:rFonts w:hint="eastAsia"/>
          <w:kern w:val="32"/>
          <w:szCs w:val="24"/>
        </w:rPr>
        <w:t>的开发框架</w:t>
      </w:r>
      <w:r>
        <w:rPr>
          <w:rFonts w:hint="eastAsia"/>
          <w:kern w:val="32"/>
          <w:szCs w:val="24"/>
        </w:rPr>
        <w:t>,</w:t>
      </w:r>
      <w:r>
        <w:rPr>
          <w:rFonts w:hint="eastAsia"/>
          <w:kern w:val="32"/>
          <w:szCs w:val="24"/>
        </w:rPr>
        <w:t>以计时器，碰撞检测为</w:t>
      </w:r>
      <w:r w:rsidR="003F12B7">
        <w:rPr>
          <w:rFonts w:hint="eastAsia"/>
          <w:kern w:val="32"/>
          <w:szCs w:val="24"/>
        </w:rPr>
        <w:t>游戏的核心机制</w:t>
      </w:r>
      <w:r w:rsidR="003F12B7">
        <w:rPr>
          <w:rFonts w:hint="eastAsia"/>
          <w:kern w:val="32"/>
          <w:szCs w:val="24"/>
        </w:rPr>
        <w:t>,</w:t>
      </w:r>
      <w:r w:rsidR="003F12B7">
        <w:rPr>
          <w:rFonts w:hint="eastAsia"/>
          <w:kern w:val="32"/>
          <w:szCs w:val="24"/>
        </w:rPr>
        <w:t>分别用于生成和消灭飞机。在此基础上添加玩家的控制机制</w:t>
      </w:r>
      <w:r w:rsidR="003F12B7">
        <w:rPr>
          <w:rFonts w:hint="eastAsia"/>
          <w:kern w:val="32"/>
          <w:szCs w:val="24"/>
        </w:rPr>
        <w:t>,</w:t>
      </w:r>
      <w:r w:rsidR="003F12B7" w:rsidRPr="003F12B7">
        <w:rPr>
          <w:rFonts w:hint="eastAsia"/>
        </w:rPr>
        <w:t xml:space="preserve"> </w:t>
      </w:r>
      <w:r w:rsidR="003F12B7" w:rsidRPr="003F12B7">
        <w:rPr>
          <w:rFonts w:hint="eastAsia"/>
          <w:kern w:val="32"/>
          <w:szCs w:val="24"/>
        </w:rPr>
        <w:t>游戏</w:t>
      </w:r>
      <w:r w:rsidR="003F12B7" w:rsidRPr="003F12B7">
        <w:rPr>
          <w:rFonts w:hint="eastAsia"/>
          <w:kern w:val="32"/>
          <w:szCs w:val="24"/>
        </w:rPr>
        <w:t>UI</w:t>
      </w:r>
      <w:r w:rsidR="003F12B7" w:rsidRPr="003F12B7">
        <w:rPr>
          <w:rFonts w:hint="eastAsia"/>
          <w:kern w:val="32"/>
          <w:szCs w:val="24"/>
        </w:rPr>
        <w:t>面板</w:t>
      </w:r>
      <w:r w:rsidR="003F12B7">
        <w:rPr>
          <w:rFonts w:hint="eastAsia"/>
          <w:kern w:val="32"/>
          <w:szCs w:val="24"/>
        </w:rPr>
        <w:t>系统</w:t>
      </w:r>
      <w:r w:rsidR="003F12B7">
        <w:rPr>
          <w:rFonts w:hint="eastAsia"/>
          <w:kern w:val="32"/>
          <w:szCs w:val="24"/>
        </w:rPr>
        <w:t>,</w:t>
      </w:r>
      <w:r w:rsidR="003F12B7">
        <w:rPr>
          <w:rFonts w:hint="eastAsia"/>
          <w:kern w:val="32"/>
          <w:szCs w:val="24"/>
        </w:rPr>
        <w:t>用于表现飞机尾焰的粒子系统</w:t>
      </w:r>
      <w:r w:rsidR="003F12B7">
        <w:rPr>
          <w:rFonts w:hint="eastAsia"/>
          <w:kern w:val="32"/>
          <w:szCs w:val="24"/>
        </w:rPr>
        <w:t>,</w:t>
      </w:r>
      <w:r w:rsidR="003F12B7">
        <w:rPr>
          <w:rFonts w:hint="eastAsia"/>
          <w:kern w:val="32"/>
          <w:szCs w:val="24"/>
        </w:rPr>
        <w:t>以及以</w:t>
      </w:r>
      <w:r w:rsidR="003F12B7" w:rsidRPr="003F12B7">
        <w:rPr>
          <w:rFonts w:hint="eastAsia"/>
          <w:kern w:val="32"/>
          <w:szCs w:val="24"/>
        </w:rPr>
        <w:t>生成分形</w:t>
      </w:r>
      <w:r w:rsidR="003F12B7">
        <w:rPr>
          <w:rFonts w:hint="eastAsia"/>
          <w:kern w:val="32"/>
          <w:szCs w:val="24"/>
        </w:rPr>
        <w:t>体现玩家分数的分形树</w:t>
      </w:r>
      <w:r w:rsidR="001F6393">
        <w:rPr>
          <w:rFonts w:hint="eastAsia"/>
          <w:kern w:val="32"/>
          <w:szCs w:val="24"/>
        </w:rPr>
        <w:t>，未来希望可以继续丰富游戏中的关卡深度</w:t>
      </w:r>
      <w:r w:rsidR="001F6393">
        <w:rPr>
          <w:rFonts w:hint="eastAsia"/>
          <w:kern w:val="32"/>
          <w:szCs w:val="24"/>
        </w:rPr>
        <w:t>,</w:t>
      </w:r>
      <w:r w:rsidR="001F6393">
        <w:rPr>
          <w:rFonts w:hint="eastAsia"/>
          <w:kern w:val="32"/>
          <w:szCs w:val="24"/>
        </w:rPr>
        <w:t>艺术表现效果</w:t>
      </w:r>
      <w:r w:rsidR="001F6393">
        <w:rPr>
          <w:rFonts w:hint="eastAsia"/>
          <w:kern w:val="32"/>
          <w:szCs w:val="24"/>
        </w:rPr>
        <w:t>,</w:t>
      </w:r>
      <w:r w:rsidR="001F6393">
        <w:rPr>
          <w:rFonts w:hint="eastAsia"/>
          <w:kern w:val="32"/>
          <w:szCs w:val="24"/>
        </w:rPr>
        <w:t>更多种类的敌人和武器。</w:t>
      </w:r>
    </w:p>
    <w:p w:rsidR="001F6393" w:rsidRPr="001F6393" w:rsidRDefault="001F6393">
      <w:pPr>
        <w:widowControl/>
        <w:jc w:val="left"/>
        <w:rPr>
          <w:kern w:val="32"/>
          <w:szCs w:val="24"/>
        </w:rPr>
      </w:pPr>
    </w:p>
    <w:p w:rsidR="001F6393" w:rsidRPr="004D0C6B" w:rsidRDefault="001F6393">
      <w:pPr>
        <w:widowControl/>
        <w:jc w:val="left"/>
        <w:rPr>
          <w:kern w:val="32"/>
          <w:szCs w:val="24"/>
        </w:rPr>
      </w:pPr>
      <w:r>
        <w:rPr>
          <w:rFonts w:hint="eastAsia"/>
          <w:b/>
          <w:kern w:val="32"/>
          <w:szCs w:val="24"/>
        </w:rPr>
        <w:tab/>
      </w:r>
      <w:r w:rsidRPr="001F6393">
        <w:rPr>
          <w:rFonts w:hint="eastAsia"/>
          <w:b/>
          <w:kern w:val="32"/>
          <w:szCs w:val="24"/>
        </w:rPr>
        <w:t>关键词</w:t>
      </w:r>
      <w:r>
        <w:rPr>
          <w:rFonts w:hint="eastAsia"/>
          <w:kern w:val="32"/>
          <w:szCs w:val="24"/>
        </w:rPr>
        <w:t>：游戏设计；计算机动画；粒子系统；分形系统</w:t>
      </w:r>
    </w:p>
    <w:p w:rsidR="001F6393" w:rsidRDefault="001F6393">
      <w:pPr>
        <w:widowControl/>
        <w:jc w:val="left"/>
        <w:rPr>
          <w:b/>
          <w:bCs/>
          <w:kern w:val="32"/>
          <w:sz w:val="32"/>
          <w:szCs w:val="24"/>
        </w:rPr>
      </w:pPr>
      <w:r>
        <w:rPr>
          <w:kern w:val="32"/>
          <w:sz w:val="32"/>
          <w:szCs w:val="24"/>
        </w:rPr>
        <w:br w:type="page"/>
      </w:r>
    </w:p>
    <w:p w:rsidR="009F0117" w:rsidRDefault="009F0117" w:rsidP="004D0C6B">
      <w:pPr>
        <w:pStyle w:val="1"/>
        <w:jc w:val="center"/>
        <w:rPr>
          <w:kern w:val="32"/>
          <w:sz w:val="32"/>
          <w:szCs w:val="24"/>
        </w:rPr>
      </w:pPr>
      <w:bookmarkStart w:id="13" w:name="_Toc517513633"/>
      <w:r w:rsidRPr="009F0117">
        <w:rPr>
          <w:rFonts w:hint="eastAsia"/>
          <w:kern w:val="32"/>
          <w:sz w:val="32"/>
          <w:szCs w:val="24"/>
        </w:rPr>
        <w:lastRenderedPageBreak/>
        <w:t>目</w:t>
      </w:r>
      <w:r w:rsidRPr="009F0117">
        <w:rPr>
          <w:rFonts w:hint="eastAsia"/>
          <w:kern w:val="32"/>
          <w:sz w:val="32"/>
          <w:szCs w:val="24"/>
        </w:rPr>
        <w:t xml:space="preserve">  </w:t>
      </w:r>
      <w:r w:rsidRPr="009F0117">
        <w:rPr>
          <w:rFonts w:hint="eastAsia"/>
          <w:kern w:val="32"/>
          <w:sz w:val="32"/>
          <w:szCs w:val="24"/>
        </w:rPr>
        <w:t>录</w:t>
      </w:r>
      <w:bookmarkEnd w:id="13"/>
    </w:p>
    <w:sdt>
      <w:sdtPr>
        <w:rPr>
          <w:lang w:val="zh-CN"/>
        </w:rPr>
        <w:id w:val="139508568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color w:val="auto"/>
          <w:kern w:val="2"/>
          <w:sz w:val="24"/>
          <w:szCs w:val="21"/>
        </w:rPr>
      </w:sdtEndPr>
      <w:sdtContent>
        <w:p w:rsidR="008812D6" w:rsidRDefault="008812D6">
          <w:pPr>
            <w:pStyle w:val="TOC"/>
          </w:pPr>
        </w:p>
        <w:p w:rsidR="008812D6" w:rsidRDefault="008812D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8812D6" w:rsidRDefault="008812D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34" w:history="1"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第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>1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章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35" w:history="1"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1.1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36" w:history="1"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1.2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相关游戏介绍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37" w:history="1"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1.3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主要研究内容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38" w:history="1">
            <w:r w:rsidRPr="009B02ED">
              <w:rPr>
                <w:rStyle w:val="a7"/>
                <w:rFonts w:asciiTheme="minorEastAsia" w:hAnsiTheme="minorEastAsia"/>
                <w:bCs/>
                <w:noProof/>
                <w:kern w:val="28"/>
              </w:rPr>
              <w:t xml:space="preserve">1.4 </w:t>
            </w:r>
            <w:r w:rsidRPr="009B02ED">
              <w:rPr>
                <w:rStyle w:val="a7"/>
                <w:rFonts w:asciiTheme="minorEastAsia" w:hAnsiTheme="minorEastAsia" w:hint="eastAsia"/>
                <w:bCs/>
                <w:noProof/>
                <w:kern w:val="28"/>
              </w:rPr>
              <w:t>论文结构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39" w:history="1"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第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>2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章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游戏的总体设计方案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0" w:history="1"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2.1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游戏设计思路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1" w:history="1"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2.2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游戏详细设计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2" w:history="1"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第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>3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章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游戏实现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3" w:history="1">
            <w:r w:rsidRPr="009B02ED">
              <w:rPr>
                <w:rStyle w:val="a7"/>
                <w:rFonts w:asciiTheme="minorEastAsia" w:hAnsiTheme="minorEastAsia"/>
                <w:noProof/>
              </w:rPr>
              <w:t>3.1.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计时器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4" w:history="1">
            <w:r w:rsidRPr="009B02ED">
              <w:rPr>
                <w:rStyle w:val="a7"/>
                <w:rFonts w:asciiTheme="minorEastAsia" w:hAnsiTheme="minorEastAsia"/>
                <w:noProof/>
              </w:rPr>
              <w:t>3.1.1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实现效果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/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5" w:history="1">
            <w:r w:rsidRPr="009B02ED">
              <w:rPr>
                <w:rStyle w:val="a7"/>
                <w:rFonts w:asciiTheme="minorEastAsia" w:hAnsiTheme="minorEastAsia"/>
                <w:noProof/>
              </w:rPr>
              <w:t>3.1.2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核心代码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6" w:history="1">
            <w:r w:rsidRPr="009B02ED">
              <w:rPr>
                <w:rStyle w:val="a7"/>
                <w:rFonts w:asciiTheme="minorEastAsia" w:hAnsiTheme="minorEastAsia"/>
                <w:noProof/>
              </w:rPr>
              <w:t>3.2.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向量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7" w:history="1">
            <w:r w:rsidRPr="009B02ED">
              <w:rPr>
                <w:rStyle w:val="a7"/>
                <w:rFonts w:asciiTheme="minorEastAsia" w:hAnsiTheme="minorEastAsia"/>
                <w:noProof/>
              </w:rPr>
              <w:t>3.2.1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实现效果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/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8" w:history="1">
            <w:r w:rsidRPr="009B02ED">
              <w:rPr>
                <w:rStyle w:val="a7"/>
                <w:rFonts w:asciiTheme="minorEastAsia" w:hAnsiTheme="minorEastAsia"/>
                <w:noProof/>
              </w:rPr>
              <w:t>3.2.2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核心代码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49" w:history="1">
            <w:r w:rsidRPr="009B02ED">
              <w:rPr>
                <w:rStyle w:val="a7"/>
                <w:rFonts w:asciiTheme="minorEastAsia" w:hAnsiTheme="minorEastAsia"/>
                <w:noProof/>
              </w:rPr>
              <w:t>3.3.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粒子系统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0" w:history="1">
            <w:r w:rsidRPr="009B02ED">
              <w:rPr>
                <w:rStyle w:val="a7"/>
                <w:rFonts w:asciiTheme="minorEastAsia" w:hAnsiTheme="minorEastAsia"/>
                <w:noProof/>
              </w:rPr>
              <w:t>3.3.1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实现效果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/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1" w:history="1">
            <w:r w:rsidRPr="009B02ED">
              <w:rPr>
                <w:rStyle w:val="a7"/>
                <w:rFonts w:asciiTheme="minorEastAsia" w:hAnsiTheme="minorEastAsia"/>
                <w:noProof/>
              </w:rPr>
              <w:t>3.3.2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核心代码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2" w:history="1">
            <w:r w:rsidRPr="009B02ED">
              <w:rPr>
                <w:rStyle w:val="a7"/>
                <w:rFonts w:asciiTheme="minorEastAsia" w:hAnsiTheme="minorEastAsia"/>
                <w:noProof/>
              </w:rPr>
              <w:t>3.3.3Particle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3" w:history="1">
            <w:r w:rsidRPr="009B02ED">
              <w:rPr>
                <w:rStyle w:val="a7"/>
                <w:rFonts w:asciiTheme="minorEastAsia" w:hAnsiTheme="minorEastAsia"/>
                <w:noProof/>
              </w:rPr>
              <w:t>3.3.4ParticleSystem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4" w:history="1">
            <w:r w:rsidRPr="009B02ED">
              <w:rPr>
                <w:rStyle w:val="a7"/>
                <w:rFonts w:asciiTheme="minorEastAsia" w:hAnsiTheme="minorEastAsia"/>
                <w:noProof/>
              </w:rPr>
              <w:t>3.4.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分形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5" w:history="1">
            <w:r w:rsidRPr="009B02ED">
              <w:rPr>
                <w:rStyle w:val="a7"/>
                <w:rFonts w:asciiTheme="minorEastAsia" w:hAnsiTheme="minorEastAsia"/>
                <w:noProof/>
              </w:rPr>
              <w:t>3.4.1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实现效果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/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6" w:history="1">
            <w:r w:rsidRPr="009B02ED">
              <w:rPr>
                <w:rStyle w:val="a7"/>
                <w:rFonts w:asciiTheme="minorEastAsia" w:hAnsiTheme="minorEastAsia"/>
                <w:noProof/>
              </w:rPr>
              <w:t>3.4.2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核心代码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7" w:history="1">
            <w:r w:rsidRPr="009B02ED">
              <w:rPr>
                <w:rStyle w:val="a7"/>
                <w:rFonts w:asciiTheme="minorEastAsia" w:hAnsiTheme="minorEastAsia"/>
                <w:noProof/>
              </w:rPr>
              <w:t>3.5.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碰撞检测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8" w:history="1">
            <w:r w:rsidRPr="009B02ED">
              <w:rPr>
                <w:rStyle w:val="a7"/>
                <w:rFonts w:asciiTheme="minorEastAsia" w:hAnsiTheme="minorEastAsia"/>
                <w:noProof/>
              </w:rPr>
              <w:t>3.5.1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实现效果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/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59" w:history="1">
            <w:r w:rsidRPr="009B02ED">
              <w:rPr>
                <w:rStyle w:val="a7"/>
                <w:rFonts w:asciiTheme="minorEastAsia" w:hAnsiTheme="minorEastAsia"/>
                <w:noProof/>
              </w:rPr>
              <w:t>3.5.2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核心代码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60" w:history="1"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第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>4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章</w:t>
            </w:r>
            <w:r w:rsidRPr="009B02ED">
              <w:rPr>
                <w:rStyle w:val="a7"/>
                <w:rFonts w:asciiTheme="minorEastAsia" w:hAnsiTheme="minorEastAsia"/>
                <w:noProof/>
                <w:kern w:val="32"/>
              </w:rPr>
              <w:t xml:space="preserve">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32"/>
              </w:rPr>
              <w:t>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61" w:history="1">
            <w:r w:rsidRPr="009B02ED">
              <w:rPr>
                <w:rStyle w:val="a7"/>
                <w:rFonts w:asciiTheme="minorEastAsia" w:hAnsiTheme="minorEastAsia"/>
                <w:noProof/>
                <w:kern w:val="28"/>
              </w:rPr>
              <w:t xml:space="preserve">4.1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28"/>
              </w:rPr>
              <w:t>本文内容的总结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62" w:history="1">
            <w:r w:rsidRPr="009B02ED">
              <w:rPr>
                <w:rStyle w:val="a7"/>
                <w:rFonts w:asciiTheme="minorEastAsia" w:hAnsiTheme="minorEastAsia"/>
                <w:noProof/>
                <w:kern w:val="24"/>
              </w:rPr>
              <w:t xml:space="preserve">4.1.1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24"/>
              </w:rPr>
              <w:t>课题创新点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63" w:history="1">
            <w:r w:rsidRPr="009B02ED">
              <w:rPr>
                <w:rStyle w:val="a7"/>
                <w:rFonts w:asciiTheme="minorEastAsia" w:hAnsiTheme="minorEastAsia"/>
                <w:noProof/>
                <w:kern w:val="24"/>
              </w:rPr>
              <w:t xml:space="preserve">4.1.2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24"/>
              </w:rPr>
              <w:t>工作总结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 w:rsidP="008812D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64" w:history="1">
            <w:r w:rsidRPr="009B02ED">
              <w:rPr>
                <w:rStyle w:val="a7"/>
                <w:rFonts w:asciiTheme="minorEastAsia" w:hAnsiTheme="minorEastAsia"/>
                <w:noProof/>
                <w:kern w:val="24"/>
              </w:rPr>
              <w:t xml:space="preserve">4.2 </w:t>
            </w:r>
            <w:r w:rsidRPr="009B02ED">
              <w:rPr>
                <w:rStyle w:val="a7"/>
                <w:rFonts w:asciiTheme="minorEastAsia" w:hAnsiTheme="minorEastAsia" w:hint="eastAsia"/>
                <w:noProof/>
                <w:kern w:val="24"/>
              </w:rPr>
              <w:t>对今后工作的展望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65" w:history="1">
            <w:r w:rsidRPr="009B02ED">
              <w:rPr>
                <w:rStyle w:val="a7"/>
                <w:rFonts w:asciiTheme="minorEastAsia" w:hAnsiTheme="minorEastAsia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7513666" w:history="1">
            <w:r w:rsidRPr="009B02ED">
              <w:rPr>
                <w:rStyle w:val="a7"/>
                <w:rFonts w:asciiTheme="minorEastAsia" w:hAnsiTheme="minorEastAsia" w:hint="eastAsia"/>
                <w:noProof/>
              </w:rPr>
              <w:t>致</w:t>
            </w:r>
            <w:r w:rsidRPr="009B02ED">
              <w:rPr>
                <w:rStyle w:val="a7"/>
                <w:rFonts w:asciiTheme="minorEastAsia" w:hAnsiTheme="minorEastAsia"/>
                <w:noProof/>
              </w:rPr>
              <w:t xml:space="preserve"> </w:t>
            </w:r>
            <w:r w:rsidRPr="009B02ED">
              <w:rPr>
                <w:rStyle w:val="a7"/>
                <w:rFonts w:asciiTheme="minorEastAsia" w:hAnsiTheme="minorEastAsia" w:hint="eastAsia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2D6" w:rsidRDefault="008812D6">
          <w:r>
            <w:rPr>
              <w:b/>
              <w:bCs/>
              <w:lang w:val="zh-CN"/>
            </w:rPr>
            <w:fldChar w:fldCharType="end"/>
          </w:r>
        </w:p>
      </w:sdtContent>
    </w:sdt>
    <w:p w:rsidR="006E08E2" w:rsidRPr="006E08E2" w:rsidRDefault="006E08E2" w:rsidP="006E08E2"/>
    <w:p w:rsidR="004D0C6B" w:rsidRPr="004D0C6B" w:rsidRDefault="001C232E" w:rsidP="004D0C6B">
      <w:pPr>
        <w:widowControl/>
        <w:jc w:val="left"/>
        <w:rPr>
          <w:b/>
          <w:kern w:val="32"/>
          <w:sz w:val="32"/>
          <w:szCs w:val="24"/>
        </w:rPr>
      </w:pPr>
      <w:r>
        <w:rPr>
          <w:b/>
          <w:kern w:val="32"/>
          <w:sz w:val="32"/>
          <w:szCs w:val="24"/>
        </w:rPr>
        <w:br w:type="page"/>
      </w:r>
    </w:p>
    <w:p w:rsidR="001C232E" w:rsidRPr="00D745FC" w:rsidRDefault="009F0117" w:rsidP="008820A2">
      <w:pPr>
        <w:pStyle w:val="1"/>
        <w:jc w:val="center"/>
        <w:rPr>
          <w:rFonts w:asciiTheme="minorEastAsia" w:eastAsiaTheme="minorEastAsia" w:hAnsiTheme="minorEastAsia"/>
          <w:b w:val="0"/>
          <w:kern w:val="32"/>
          <w:sz w:val="32"/>
          <w:szCs w:val="24"/>
        </w:rPr>
      </w:pPr>
      <w:bookmarkStart w:id="14" w:name="_Toc517513634"/>
      <w:r w:rsidRPr="00D745FC">
        <w:rPr>
          <w:rFonts w:asciiTheme="minorEastAsia" w:eastAsiaTheme="minorEastAsia" w:hAnsiTheme="minorEastAsia"/>
          <w:kern w:val="32"/>
          <w:sz w:val="32"/>
          <w:szCs w:val="24"/>
        </w:rPr>
        <w:lastRenderedPageBreak/>
        <w:t>第1章 绪论</w:t>
      </w:r>
      <w:bookmarkStart w:id="15" w:name="_Toc181756520"/>
      <w:bookmarkStart w:id="16" w:name="_Toc197783450"/>
      <w:bookmarkStart w:id="17" w:name="_Toc213724236"/>
      <w:bookmarkStart w:id="18" w:name="_Toc211047336"/>
      <w:bookmarkStart w:id="19" w:name="_Toc197182364"/>
      <w:bookmarkStart w:id="20" w:name="_Toc213577487"/>
      <w:bookmarkStart w:id="21" w:name="_Toc4375"/>
      <w:bookmarkStart w:id="22" w:name="_Toc18078"/>
      <w:bookmarkStart w:id="23" w:name="_Toc2661"/>
      <w:bookmarkStart w:id="24" w:name="_Toc26808"/>
      <w:bookmarkStart w:id="25" w:name="_Toc420098777"/>
      <w:bookmarkStart w:id="26" w:name="_Toc454357072"/>
      <w:bookmarkEnd w:id="6"/>
      <w:bookmarkEnd w:id="7"/>
      <w:bookmarkEnd w:id="8"/>
      <w:bookmarkEnd w:id="9"/>
      <w:bookmarkEnd w:id="10"/>
      <w:bookmarkEnd w:id="11"/>
      <w:bookmarkEnd w:id="14"/>
    </w:p>
    <w:p w:rsidR="008E48D8" w:rsidRPr="00D745FC" w:rsidRDefault="008820A2" w:rsidP="008E48D8">
      <w:pPr>
        <w:pStyle w:val="2"/>
        <w:rPr>
          <w:rFonts w:asciiTheme="minorEastAsia" w:eastAsiaTheme="minorEastAsia" w:hAnsiTheme="minorEastAsia"/>
          <w:kern w:val="32"/>
          <w:sz w:val="28"/>
          <w:szCs w:val="28"/>
        </w:rPr>
      </w:pPr>
      <w:bookmarkStart w:id="27" w:name="_Toc517513635"/>
      <w:r w:rsidRPr="00D745FC">
        <w:rPr>
          <w:rFonts w:asciiTheme="minorEastAsia" w:eastAsiaTheme="minorEastAsia" w:hAnsiTheme="minorEastAsia" w:hint="eastAsia"/>
          <w:kern w:val="32"/>
          <w:sz w:val="28"/>
          <w:szCs w:val="28"/>
        </w:rPr>
        <w:t>1.1 引言</w:t>
      </w:r>
      <w:bookmarkEnd w:id="27"/>
    </w:p>
    <w:p w:rsidR="008E48D8" w:rsidRPr="00D745FC" w:rsidRDefault="008820A2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  <w:t>近年来独立游戏日趋盛行,在上过本学期的游戏设计课程后,希望</w:t>
      </w:r>
      <w:r w:rsidR="00B93FF8" w:rsidRPr="00D745FC">
        <w:rPr>
          <w:rFonts w:asciiTheme="minorEastAsia" w:eastAsiaTheme="minorEastAsia" w:hAnsiTheme="minorEastAsia" w:hint="eastAsia"/>
          <w:kern w:val="32"/>
          <w:szCs w:val="24"/>
        </w:rPr>
        <w:t>结合动画设计课程,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设计一个体现</w:t>
      </w:r>
      <w:r w:rsidR="00B93FF8" w:rsidRPr="00D745FC">
        <w:rPr>
          <w:rFonts w:asciiTheme="minorEastAsia" w:eastAsiaTheme="minorEastAsia" w:hAnsiTheme="minorEastAsia" w:hint="eastAsia"/>
          <w:kern w:val="32"/>
          <w:szCs w:val="24"/>
        </w:rPr>
        <w:t>2D艺术效果的艺术化游戏。</w:t>
      </w:r>
    </w:p>
    <w:p w:rsidR="00B93FF8" w:rsidRPr="00D745FC" w:rsidRDefault="00B93FF8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  <w:t>在玩过数款独立游戏后，我</w:t>
      </w:r>
      <w:r w:rsidR="008D46D3" w:rsidRPr="00D745FC">
        <w:rPr>
          <w:rFonts w:asciiTheme="minorEastAsia" w:eastAsiaTheme="minorEastAsia" w:hAnsiTheme="minorEastAsia" w:hint="eastAsia"/>
          <w:kern w:val="32"/>
          <w:szCs w:val="24"/>
        </w:rPr>
        <w:t>选择做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以雷电</w:t>
      </w:r>
      <w:r w:rsidR="008D46D3" w:rsidRPr="00D745FC">
        <w:rPr>
          <w:rFonts w:asciiTheme="minorEastAsia" w:eastAsiaTheme="minorEastAsia" w:hAnsiTheme="minorEastAsia" w:hint="eastAsia"/>
          <w:kern w:val="32"/>
          <w:szCs w:val="24"/>
        </w:rPr>
        <w:t>游戏为主体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，</w:t>
      </w:r>
      <w:r w:rsidR="008D46D3" w:rsidRPr="00D745FC">
        <w:rPr>
          <w:rFonts w:asciiTheme="minorEastAsia" w:eastAsiaTheme="minorEastAsia" w:hAnsiTheme="minorEastAsia" w:hint="eastAsia"/>
          <w:kern w:val="32"/>
          <w:szCs w:val="24"/>
        </w:rPr>
        <w:t>并通过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processing易于展示代码艺术效果的特性</w:t>
      </w:r>
      <w:r w:rsidR="008D46D3" w:rsidRPr="00D745FC">
        <w:rPr>
          <w:rFonts w:asciiTheme="minorEastAsia" w:eastAsiaTheme="minorEastAsia" w:hAnsiTheme="minorEastAsia" w:hint="eastAsia"/>
          <w:kern w:val="32"/>
          <w:szCs w:val="24"/>
        </w:rPr>
        <w:t>，来实现一款能够让玩家在玩游戏的过程中实现艺术效果的游戏。</w:t>
      </w:r>
    </w:p>
    <w:p w:rsidR="008D46D3" w:rsidRPr="00D745FC" w:rsidRDefault="008D46D3" w:rsidP="008D46D3">
      <w:pPr>
        <w:pStyle w:val="2"/>
        <w:rPr>
          <w:rFonts w:asciiTheme="minorEastAsia" w:eastAsiaTheme="minorEastAsia" w:hAnsiTheme="minorEastAsia"/>
          <w:kern w:val="32"/>
          <w:sz w:val="28"/>
          <w:szCs w:val="28"/>
        </w:rPr>
      </w:pPr>
      <w:bookmarkStart w:id="28" w:name="_Toc517513636"/>
      <w:r w:rsidRPr="00D745FC">
        <w:rPr>
          <w:rFonts w:asciiTheme="minorEastAsia" w:eastAsiaTheme="minorEastAsia" w:hAnsiTheme="minorEastAsia" w:hint="eastAsia"/>
          <w:kern w:val="32"/>
          <w:sz w:val="28"/>
          <w:szCs w:val="28"/>
        </w:rPr>
        <w:t>1.2 相关游戏介绍</w:t>
      </w:r>
      <w:bookmarkEnd w:id="28"/>
    </w:p>
    <w:p w:rsidR="008D46D3" w:rsidRPr="00D745FC" w:rsidRDefault="008D46D3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1.</w:t>
      </w:r>
      <w:r w:rsidR="001051DC" w:rsidRPr="00D745FC">
        <w:rPr>
          <w:rFonts w:asciiTheme="minorEastAsia" w:eastAsiaTheme="minorEastAsia" w:hAnsiTheme="minorEastAsia" w:hint="eastAsia"/>
          <w:kern w:val="32"/>
          <w:szCs w:val="24"/>
        </w:rPr>
        <w:t>（左图）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微信飞机大战</w:t>
      </w:r>
      <w:r w:rsidR="002A678A" w:rsidRPr="00D745FC">
        <w:rPr>
          <w:rFonts w:asciiTheme="minorEastAsia" w:eastAsiaTheme="minorEastAsia" w:hAnsiTheme="minorEastAsia" w:hint="eastAsia"/>
          <w:kern w:val="32"/>
          <w:szCs w:val="24"/>
        </w:rPr>
        <w:t>——简易的手绘风雷电游戏。</w:t>
      </w:r>
    </w:p>
    <w:p w:rsidR="008D46D3" w:rsidRPr="00D745FC" w:rsidRDefault="008D46D3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/>
          <w:noProof/>
        </w:rPr>
        <w:drawing>
          <wp:inline distT="0" distB="0" distL="0" distR="0" wp14:anchorId="041B745A" wp14:editId="2C4B4C4E">
            <wp:extent cx="2581275" cy="3545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325" cy="35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1DC" w:rsidRPr="00D745FC">
        <w:rPr>
          <w:rFonts w:asciiTheme="minorEastAsia" w:eastAsiaTheme="minorEastAsia" w:hAnsiTheme="minorEastAsia"/>
          <w:noProof/>
        </w:rPr>
        <w:t xml:space="preserve"> </w:t>
      </w:r>
      <w:r w:rsidR="001051DC" w:rsidRPr="00D745FC">
        <w:rPr>
          <w:rFonts w:asciiTheme="minorEastAsia" w:eastAsiaTheme="minorEastAsia" w:hAnsiTheme="minorEastAsia"/>
          <w:noProof/>
        </w:rPr>
        <w:drawing>
          <wp:inline distT="0" distB="0" distL="0" distR="0" wp14:anchorId="5FBB1B3C" wp14:editId="2810B0E7">
            <wp:extent cx="2419350" cy="3539199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342" cy="35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8A" w:rsidRPr="00D745FC" w:rsidRDefault="002A678A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2.</w:t>
      </w:r>
      <w:r w:rsidR="001051DC" w:rsidRPr="00D745FC">
        <w:rPr>
          <w:rFonts w:asciiTheme="minorEastAsia" w:eastAsiaTheme="minorEastAsia" w:hAnsiTheme="minorEastAsia" w:hint="eastAsia"/>
          <w:kern w:val="32"/>
          <w:szCs w:val="24"/>
        </w:rPr>
        <w:t>（右图）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逆转飞行————通过向后发射粒子并用粒子攻击的创新雷电游戏</w:t>
      </w:r>
    </w:p>
    <w:p w:rsidR="002A678A" w:rsidRPr="00D745FC" w:rsidRDefault="002A678A" w:rsidP="008E48D8">
      <w:pPr>
        <w:rPr>
          <w:rFonts w:asciiTheme="minorEastAsia" w:eastAsiaTheme="minorEastAsia" w:hAnsiTheme="minorEastAsia"/>
          <w:kern w:val="32"/>
          <w:szCs w:val="24"/>
        </w:rPr>
      </w:pPr>
    </w:p>
    <w:p w:rsidR="001051DC" w:rsidRPr="00D745FC" w:rsidRDefault="001051DC">
      <w:pPr>
        <w:widowControl/>
        <w:jc w:val="left"/>
        <w:rPr>
          <w:rFonts w:asciiTheme="minorEastAsia" w:eastAsiaTheme="minorEastAsia" w:hAnsiTheme="minorEastAsia" w:cstheme="majorBidi"/>
          <w:b/>
          <w:bCs/>
          <w:kern w:val="32"/>
          <w:sz w:val="28"/>
          <w:szCs w:val="28"/>
        </w:rPr>
      </w:pPr>
      <w:r w:rsidRPr="00D745FC">
        <w:rPr>
          <w:rFonts w:asciiTheme="minorEastAsia" w:eastAsiaTheme="minorEastAsia" w:hAnsiTheme="minorEastAsia"/>
          <w:kern w:val="32"/>
          <w:sz w:val="28"/>
          <w:szCs w:val="28"/>
        </w:rPr>
        <w:br w:type="page"/>
      </w:r>
    </w:p>
    <w:p w:rsidR="008E48D8" w:rsidRPr="00D745FC" w:rsidRDefault="008820A2" w:rsidP="008E48D8">
      <w:pPr>
        <w:pStyle w:val="2"/>
        <w:rPr>
          <w:rFonts w:asciiTheme="minorEastAsia" w:eastAsiaTheme="minorEastAsia" w:hAnsiTheme="minorEastAsia"/>
          <w:kern w:val="32"/>
          <w:sz w:val="28"/>
          <w:szCs w:val="28"/>
        </w:rPr>
      </w:pPr>
      <w:bookmarkStart w:id="29" w:name="_Toc517513637"/>
      <w:r w:rsidRPr="00D745FC">
        <w:rPr>
          <w:rFonts w:asciiTheme="minorEastAsia" w:eastAsiaTheme="minorEastAsia" w:hAnsiTheme="minorEastAsia" w:hint="eastAsia"/>
          <w:kern w:val="32"/>
          <w:sz w:val="28"/>
          <w:szCs w:val="28"/>
        </w:rPr>
        <w:lastRenderedPageBreak/>
        <w:t>1.</w:t>
      </w:r>
      <w:r w:rsidR="008D46D3" w:rsidRPr="00D745FC">
        <w:rPr>
          <w:rFonts w:asciiTheme="minorEastAsia" w:eastAsiaTheme="minorEastAsia" w:hAnsiTheme="minorEastAsia" w:hint="eastAsia"/>
          <w:kern w:val="32"/>
          <w:sz w:val="28"/>
          <w:szCs w:val="28"/>
        </w:rPr>
        <w:t>3</w:t>
      </w:r>
      <w:r w:rsidRPr="00D745FC">
        <w:rPr>
          <w:rFonts w:asciiTheme="minorEastAsia" w:eastAsiaTheme="minorEastAsia" w:hAnsiTheme="minorEastAsia" w:hint="eastAsia"/>
          <w:kern w:val="32"/>
          <w:sz w:val="28"/>
          <w:szCs w:val="28"/>
        </w:rPr>
        <w:t xml:space="preserve"> 主要研究内容</w:t>
      </w:r>
      <w:bookmarkEnd w:id="29"/>
    </w:p>
    <w:p w:rsidR="008E48D8" w:rsidRPr="00D745FC" w:rsidRDefault="00352D0B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1</w:t>
      </w:r>
      <w:r w:rsidR="001051DC" w:rsidRPr="00D745FC">
        <w:rPr>
          <w:rFonts w:asciiTheme="minorEastAsia" w:eastAsiaTheme="minorEastAsia" w:hAnsiTheme="minorEastAsia" w:hint="eastAsia"/>
          <w:kern w:val="32"/>
          <w:szCs w:val="24"/>
        </w:rPr>
        <w:t>．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实现游戏的核心机制</w:t>
      </w:r>
      <w:r w:rsidR="009844D6">
        <w:rPr>
          <w:rFonts w:asciiTheme="minorEastAsia" w:eastAsiaTheme="minorEastAsia" w:hAnsiTheme="minorEastAsia" w:hint="eastAsia"/>
          <w:kern w:val="32"/>
          <w:szCs w:val="24"/>
        </w:rPr>
        <w:t>[1]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,如时间控制,</w:t>
      </w:r>
      <w:r w:rsidR="001051DC" w:rsidRPr="00D745FC">
        <w:rPr>
          <w:rFonts w:asciiTheme="minorEastAsia" w:eastAsiaTheme="minorEastAsia" w:hAnsiTheme="minorEastAsia" w:hint="eastAsia"/>
          <w:kern w:val="32"/>
          <w:szCs w:val="24"/>
        </w:rPr>
        <w:t>关卡及计分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系统,玩家控制系统,敌机及子弹</w:t>
      </w:r>
      <w:bookmarkStart w:id="30" w:name="_GoBack"/>
      <w:bookmarkEnd w:id="30"/>
      <w:r w:rsidRPr="00D745FC">
        <w:rPr>
          <w:rFonts w:asciiTheme="minorEastAsia" w:eastAsiaTheme="minorEastAsia" w:hAnsiTheme="minorEastAsia" w:hint="eastAsia"/>
          <w:kern w:val="32"/>
          <w:szCs w:val="24"/>
        </w:rPr>
        <w:t>生成和消灭系统</w:t>
      </w:r>
      <w:r w:rsidR="001051DC" w:rsidRPr="00D745FC">
        <w:rPr>
          <w:rFonts w:asciiTheme="minorEastAsia" w:eastAsiaTheme="minorEastAsia" w:hAnsiTheme="minorEastAsia" w:hint="eastAsia"/>
          <w:kern w:val="32"/>
          <w:szCs w:val="24"/>
        </w:rPr>
        <w:t>,碰撞检测。</w:t>
      </w:r>
    </w:p>
    <w:p w:rsidR="00352D0B" w:rsidRPr="00D745FC" w:rsidRDefault="00352D0B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2</w:t>
      </w:r>
      <w:r w:rsidR="001051DC" w:rsidRPr="00D745FC">
        <w:rPr>
          <w:rFonts w:asciiTheme="minorEastAsia" w:eastAsiaTheme="minorEastAsia" w:hAnsiTheme="minorEastAsia" w:hint="eastAsia"/>
          <w:kern w:val="32"/>
          <w:szCs w:val="24"/>
        </w:rPr>
        <w:t>．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实现多种不同的计算机动画效果,包括粒子系统</w:t>
      </w:r>
      <w:r w:rsidR="001051DC" w:rsidRPr="00D745FC">
        <w:rPr>
          <w:rFonts w:asciiTheme="minorEastAsia" w:eastAsiaTheme="minorEastAsia" w:hAnsiTheme="minorEastAsia" w:hint="eastAsia"/>
          <w:kern w:val="32"/>
          <w:szCs w:val="24"/>
        </w:rPr>
        <w:t>，分形系统</w:t>
      </w:r>
    </w:p>
    <w:p w:rsidR="00352D0B" w:rsidRPr="001A78C8" w:rsidRDefault="00352D0B" w:rsidP="00352D0B">
      <w:pPr>
        <w:keepNext/>
        <w:widowControl/>
        <w:autoSpaceDE w:val="0"/>
        <w:autoSpaceDN w:val="0"/>
        <w:spacing w:before="240" w:line="300" w:lineRule="auto"/>
        <w:outlineLvl w:val="1"/>
        <w:rPr>
          <w:rFonts w:asciiTheme="minorEastAsia" w:eastAsiaTheme="minorEastAsia" w:hAnsiTheme="minorEastAsia"/>
          <w:b/>
          <w:bCs/>
          <w:kern w:val="28"/>
          <w:sz w:val="28"/>
          <w:szCs w:val="24"/>
        </w:rPr>
      </w:pPr>
      <w:bookmarkStart w:id="31" w:name="_Toc23603"/>
      <w:bookmarkStart w:id="32" w:name="_Toc14361"/>
      <w:bookmarkStart w:id="33" w:name="_Toc5408"/>
      <w:bookmarkStart w:id="34" w:name="_Toc14886"/>
      <w:bookmarkStart w:id="35" w:name="_Toc420098776"/>
      <w:bookmarkStart w:id="36" w:name="_Toc451933270"/>
      <w:bookmarkStart w:id="37" w:name="_Toc454357071"/>
      <w:bookmarkStart w:id="38" w:name="_Toc517513638"/>
      <w:r w:rsidRPr="001A78C8">
        <w:rPr>
          <w:rFonts w:asciiTheme="minorEastAsia" w:eastAsiaTheme="minorEastAsia" w:hAnsiTheme="minorEastAsia"/>
          <w:b/>
          <w:bCs/>
          <w:kern w:val="28"/>
          <w:sz w:val="28"/>
          <w:szCs w:val="24"/>
        </w:rPr>
        <w:t>1.4</w:t>
      </w:r>
      <w:bookmarkEnd w:id="31"/>
      <w:r w:rsidRPr="001A78C8">
        <w:rPr>
          <w:rFonts w:asciiTheme="minorEastAsia" w:eastAsiaTheme="minorEastAsia" w:hAnsiTheme="minorEastAsia"/>
          <w:b/>
          <w:bCs/>
          <w:kern w:val="28"/>
          <w:sz w:val="28"/>
          <w:szCs w:val="24"/>
        </w:rPr>
        <w:t xml:space="preserve"> </w:t>
      </w:r>
      <w:bookmarkEnd w:id="32"/>
      <w:bookmarkEnd w:id="33"/>
      <w:bookmarkEnd w:id="34"/>
      <w:r w:rsidRPr="001A78C8">
        <w:rPr>
          <w:rFonts w:asciiTheme="minorEastAsia" w:eastAsiaTheme="minorEastAsia" w:hAnsiTheme="minorEastAsia"/>
          <w:b/>
          <w:bCs/>
          <w:kern w:val="28"/>
          <w:sz w:val="28"/>
          <w:szCs w:val="24"/>
        </w:rPr>
        <w:t>论文结构</w:t>
      </w:r>
      <w:bookmarkEnd w:id="35"/>
      <w:bookmarkEnd w:id="36"/>
      <w:bookmarkEnd w:id="37"/>
      <w:bookmarkEnd w:id="38"/>
    </w:p>
    <w:p w:rsidR="001051DC" w:rsidRPr="001051DC" w:rsidRDefault="001051DC" w:rsidP="001051DC">
      <w:pPr>
        <w:widowControl/>
        <w:spacing w:line="300" w:lineRule="auto"/>
        <w:ind w:firstLineChars="200" w:firstLine="480"/>
        <w:rPr>
          <w:rFonts w:asciiTheme="minorEastAsia" w:eastAsiaTheme="minorEastAsia" w:hAnsiTheme="minorEastAsia"/>
          <w:kern w:val="0"/>
          <w:szCs w:val="24"/>
        </w:rPr>
      </w:pPr>
      <w:r w:rsidRPr="001051DC">
        <w:rPr>
          <w:rFonts w:asciiTheme="minorEastAsia" w:eastAsiaTheme="minorEastAsia" w:hAnsiTheme="minorEastAsia"/>
          <w:kern w:val="0"/>
          <w:szCs w:val="24"/>
        </w:rPr>
        <w:t>本论文的内容安排如下：</w:t>
      </w:r>
    </w:p>
    <w:p w:rsidR="001051DC" w:rsidRPr="001051DC" w:rsidRDefault="001051DC" w:rsidP="001051DC">
      <w:pPr>
        <w:widowControl/>
        <w:spacing w:line="300" w:lineRule="auto"/>
        <w:ind w:firstLineChars="200" w:firstLine="480"/>
        <w:rPr>
          <w:rFonts w:asciiTheme="minorEastAsia" w:eastAsiaTheme="minorEastAsia" w:hAnsiTheme="minorEastAsia"/>
          <w:kern w:val="0"/>
          <w:szCs w:val="24"/>
        </w:rPr>
      </w:pPr>
      <w:r w:rsidRPr="001051DC">
        <w:rPr>
          <w:rFonts w:asciiTheme="minorEastAsia" w:eastAsiaTheme="minorEastAsia" w:hAnsiTheme="minorEastAsia"/>
          <w:kern w:val="0"/>
          <w:szCs w:val="24"/>
        </w:rPr>
        <w:t>第一章为绪论部分，主要介绍了本</w:t>
      </w:r>
      <w:r w:rsidR="00AC775A" w:rsidRPr="00D745FC">
        <w:rPr>
          <w:rFonts w:asciiTheme="minorEastAsia" w:eastAsiaTheme="minorEastAsia" w:hAnsiTheme="minorEastAsia" w:hint="eastAsia"/>
          <w:kern w:val="0"/>
          <w:szCs w:val="24"/>
        </w:rPr>
        <w:t>设计</w:t>
      </w:r>
      <w:r w:rsidR="00AC775A" w:rsidRPr="00D745FC">
        <w:rPr>
          <w:rFonts w:asciiTheme="minorEastAsia" w:eastAsiaTheme="minorEastAsia" w:hAnsiTheme="minorEastAsia"/>
          <w:kern w:val="0"/>
          <w:szCs w:val="24"/>
        </w:rPr>
        <w:t>的设计背景</w:t>
      </w:r>
      <w:r w:rsidR="00AC775A" w:rsidRPr="00D745FC">
        <w:rPr>
          <w:rFonts w:asciiTheme="minorEastAsia" w:eastAsiaTheme="minorEastAsia" w:hAnsiTheme="minorEastAsia" w:hint="eastAsia"/>
          <w:kern w:val="0"/>
          <w:szCs w:val="24"/>
        </w:rPr>
        <w:t>,想法来源，</w:t>
      </w:r>
      <w:r w:rsidR="00AC775A" w:rsidRPr="00D745FC">
        <w:rPr>
          <w:rFonts w:asciiTheme="minorEastAsia" w:eastAsiaTheme="minorEastAsia" w:hAnsiTheme="minorEastAsia"/>
          <w:kern w:val="0"/>
          <w:szCs w:val="24"/>
        </w:rPr>
        <w:t>相关游戏介绍和主要研究内容</w:t>
      </w:r>
      <w:r w:rsidRPr="001051DC">
        <w:rPr>
          <w:rFonts w:asciiTheme="minorEastAsia" w:eastAsiaTheme="minorEastAsia" w:hAnsiTheme="minorEastAsia"/>
          <w:kern w:val="0"/>
          <w:szCs w:val="24"/>
        </w:rPr>
        <w:t>，阐述了</w:t>
      </w:r>
      <w:r w:rsidRPr="001051DC">
        <w:rPr>
          <w:rFonts w:asciiTheme="minorEastAsia" w:eastAsiaTheme="minorEastAsia" w:hAnsiTheme="minorEastAsia" w:hint="eastAsia"/>
          <w:kern w:val="0"/>
          <w:szCs w:val="24"/>
        </w:rPr>
        <w:t>其</w:t>
      </w:r>
      <w:r w:rsidRPr="001051DC">
        <w:rPr>
          <w:rFonts w:asciiTheme="minorEastAsia" w:eastAsiaTheme="minorEastAsia" w:hAnsiTheme="minorEastAsia"/>
          <w:kern w:val="0"/>
          <w:szCs w:val="24"/>
        </w:rPr>
        <w:t>内容以及意义．</w:t>
      </w:r>
    </w:p>
    <w:p w:rsidR="001051DC" w:rsidRPr="00D745FC" w:rsidRDefault="001051DC" w:rsidP="001051DC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ab/>
      </w:r>
      <w:r w:rsidRPr="00D745FC">
        <w:rPr>
          <w:rFonts w:asciiTheme="minorEastAsia" w:eastAsiaTheme="minorEastAsia" w:hAnsiTheme="minorEastAsia"/>
          <w:szCs w:val="24"/>
        </w:rPr>
        <w:t>第二章为</w:t>
      </w:r>
      <w:r w:rsidR="00987EA4">
        <w:rPr>
          <w:rFonts w:asciiTheme="minorEastAsia" w:eastAsiaTheme="minorEastAsia" w:hAnsiTheme="minorEastAsia" w:hint="eastAsia"/>
          <w:szCs w:val="24"/>
        </w:rPr>
        <w:t>游戏</w:t>
      </w:r>
      <w:r w:rsidRPr="00D745FC">
        <w:rPr>
          <w:rFonts w:asciiTheme="minorEastAsia" w:eastAsiaTheme="minorEastAsia" w:hAnsiTheme="minorEastAsia"/>
          <w:szCs w:val="24"/>
        </w:rPr>
        <w:t>的总体设计</w:t>
      </w:r>
      <w:r w:rsidR="00987EA4" w:rsidRPr="00987EA4">
        <w:rPr>
          <w:rFonts w:asciiTheme="minorEastAsia" w:eastAsiaTheme="minorEastAsia" w:hAnsiTheme="minorEastAsia" w:hint="eastAsia"/>
          <w:szCs w:val="24"/>
        </w:rPr>
        <w:t>方案</w:t>
      </w:r>
      <w:r w:rsidRPr="00D745FC">
        <w:rPr>
          <w:rFonts w:asciiTheme="minorEastAsia" w:eastAsiaTheme="minorEastAsia" w:hAnsiTheme="minorEastAsia"/>
          <w:szCs w:val="24"/>
        </w:rPr>
        <w:t>，</w:t>
      </w:r>
      <w:r w:rsidR="006F4D39">
        <w:rPr>
          <w:rFonts w:asciiTheme="minorEastAsia" w:eastAsiaTheme="minorEastAsia" w:hAnsiTheme="minorEastAsia"/>
          <w:szCs w:val="24"/>
        </w:rPr>
        <w:t>介绍了游戏设计思路</w:t>
      </w:r>
      <w:r w:rsidRPr="00D745FC">
        <w:rPr>
          <w:rFonts w:asciiTheme="minorEastAsia" w:eastAsiaTheme="minorEastAsia" w:hAnsiTheme="minorEastAsia"/>
          <w:szCs w:val="24"/>
        </w:rPr>
        <w:t>、各</w:t>
      </w:r>
      <w:r w:rsidR="006F4D39">
        <w:rPr>
          <w:rFonts w:asciiTheme="minorEastAsia" w:eastAsiaTheme="minorEastAsia" w:hAnsiTheme="minorEastAsia" w:hint="eastAsia"/>
          <w:szCs w:val="24"/>
        </w:rPr>
        <w:t>部分</w:t>
      </w:r>
      <w:r w:rsidR="006F4D39">
        <w:rPr>
          <w:rFonts w:asciiTheme="minorEastAsia" w:eastAsiaTheme="minorEastAsia" w:hAnsiTheme="minorEastAsia"/>
          <w:szCs w:val="24"/>
        </w:rPr>
        <w:t>的</w:t>
      </w:r>
      <w:r w:rsidRPr="00D745FC">
        <w:rPr>
          <w:rFonts w:asciiTheme="minorEastAsia" w:eastAsiaTheme="minorEastAsia" w:hAnsiTheme="minorEastAsia"/>
          <w:szCs w:val="24"/>
        </w:rPr>
        <w:t>功能设计，并分析了涉及到的关键技术．</w:t>
      </w:r>
    </w:p>
    <w:p w:rsidR="001051DC" w:rsidRPr="00D745FC" w:rsidRDefault="001051DC" w:rsidP="001051DC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ab/>
        <w:t>第三章为</w:t>
      </w:r>
      <w:r w:rsidR="006F4D39">
        <w:rPr>
          <w:rFonts w:asciiTheme="minorEastAsia" w:eastAsiaTheme="minorEastAsia" w:hAnsiTheme="minorEastAsia" w:hint="eastAsia"/>
          <w:szCs w:val="24"/>
        </w:rPr>
        <w:t>本游戏</w:t>
      </w:r>
      <w:r w:rsidRPr="00D745FC">
        <w:rPr>
          <w:rFonts w:asciiTheme="minorEastAsia" w:eastAsiaTheme="minorEastAsia" w:hAnsiTheme="minorEastAsia" w:hint="eastAsia"/>
          <w:szCs w:val="24"/>
        </w:rPr>
        <w:t>各模块的</w:t>
      </w:r>
      <w:r w:rsidR="006F4D39">
        <w:rPr>
          <w:rFonts w:asciiTheme="minorEastAsia" w:eastAsiaTheme="minorEastAsia" w:hAnsiTheme="minorEastAsia" w:hint="eastAsia"/>
          <w:szCs w:val="24"/>
        </w:rPr>
        <w:t>关键功能介绍及</w:t>
      </w:r>
      <w:r w:rsidRPr="00D745FC">
        <w:rPr>
          <w:rFonts w:asciiTheme="minorEastAsia" w:eastAsiaTheme="minorEastAsia" w:hAnsiTheme="minorEastAsia" w:hint="eastAsia"/>
          <w:szCs w:val="24"/>
        </w:rPr>
        <w:t>实现细节，针对主要功能的实现</w:t>
      </w:r>
      <w:r w:rsidR="006F4D39">
        <w:rPr>
          <w:rFonts w:asciiTheme="minorEastAsia" w:eastAsiaTheme="minorEastAsia" w:hAnsiTheme="minorEastAsia" w:hint="eastAsia"/>
          <w:szCs w:val="24"/>
        </w:rPr>
        <w:t>代码</w:t>
      </w:r>
      <w:r w:rsidRPr="00D745FC">
        <w:rPr>
          <w:rFonts w:asciiTheme="minorEastAsia" w:eastAsiaTheme="minorEastAsia" w:hAnsiTheme="minorEastAsia" w:hint="eastAsia"/>
          <w:szCs w:val="24"/>
        </w:rPr>
        <w:t>进行了详细说明，对</w:t>
      </w:r>
      <w:r w:rsidR="006F4D39">
        <w:rPr>
          <w:rFonts w:asciiTheme="minorEastAsia" w:eastAsiaTheme="minorEastAsia" w:hAnsiTheme="minorEastAsia" w:hint="eastAsia"/>
          <w:szCs w:val="24"/>
        </w:rPr>
        <w:t>于代码内最关键的几行也予以红线划出</w:t>
      </w:r>
      <w:r w:rsidRPr="00D745FC">
        <w:rPr>
          <w:rFonts w:asciiTheme="minorEastAsia" w:eastAsiaTheme="minorEastAsia" w:hAnsiTheme="minorEastAsia" w:hint="eastAsia"/>
          <w:szCs w:val="24"/>
        </w:rPr>
        <w:t>．</w:t>
      </w:r>
    </w:p>
    <w:p w:rsidR="00352D0B" w:rsidRPr="00D745FC" w:rsidRDefault="001051DC" w:rsidP="001051DC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ab/>
        <w:t>第四章为总结，分析了设计的创新点、对当前工作的总结以及对今后工作的展望．</w:t>
      </w:r>
    </w:p>
    <w:p w:rsidR="001051DC" w:rsidRPr="00D745FC" w:rsidRDefault="001051DC">
      <w:pPr>
        <w:widowControl/>
        <w:jc w:val="left"/>
        <w:rPr>
          <w:rFonts w:asciiTheme="minorEastAsia" w:eastAsiaTheme="minorEastAsia" w:hAnsiTheme="minorEastAsia"/>
          <w:b/>
          <w:bCs/>
          <w:kern w:val="32"/>
          <w:sz w:val="32"/>
          <w:szCs w:val="24"/>
        </w:rPr>
      </w:pPr>
      <w:r w:rsidRPr="00D745FC">
        <w:rPr>
          <w:rFonts w:asciiTheme="minorEastAsia" w:eastAsiaTheme="minorEastAsia" w:hAnsiTheme="minorEastAsia"/>
          <w:kern w:val="32"/>
          <w:sz w:val="32"/>
          <w:szCs w:val="24"/>
        </w:rPr>
        <w:br w:type="page"/>
      </w:r>
    </w:p>
    <w:p w:rsidR="001C232E" w:rsidRPr="00D745FC" w:rsidRDefault="009F0117" w:rsidP="00D745FC">
      <w:pPr>
        <w:pStyle w:val="1"/>
        <w:jc w:val="center"/>
        <w:rPr>
          <w:rFonts w:asciiTheme="minorEastAsia" w:eastAsiaTheme="minorEastAsia" w:hAnsiTheme="minorEastAsia"/>
          <w:kern w:val="32"/>
          <w:sz w:val="32"/>
          <w:szCs w:val="24"/>
        </w:rPr>
      </w:pPr>
      <w:bookmarkStart w:id="39" w:name="_Toc517513639"/>
      <w:r w:rsidRPr="00D745FC">
        <w:rPr>
          <w:rFonts w:asciiTheme="minorEastAsia" w:eastAsiaTheme="minorEastAsia" w:hAnsiTheme="minorEastAsia"/>
          <w:kern w:val="32"/>
          <w:sz w:val="32"/>
          <w:szCs w:val="24"/>
        </w:rPr>
        <w:lastRenderedPageBreak/>
        <w:t>第2章</w:t>
      </w:r>
      <w:bookmarkEnd w:id="15"/>
      <w:r w:rsidRPr="00D745FC">
        <w:rPr>
          <w:rFonts w:asciiTheme="minorEastAsia" w:eastAsiaTheme="minorEastAsia" w:hAnsiTheme="minorEastAsia"/>
          <w:kern w:val="32"/>
          <w:sz w:val="32"/>
          <w:szCs w:val="24"/>
        </w:rPr>
        <w:t xml:space="preserve"> 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D745FC">
        <w:rPr>
          <w:rFonts w:asciiTheme="minorEastAsia" w:eastAsiaTheme="minorEastAsia" w:hAnsiTheme="minorEastAsia" w:hint="eastAsia"/>
          <w:kern w:val="32"/>
          <w:sz w:val="32"/>
          <w:szCs w:val="24"/>
        </w:rPr>
        <w:t>游戏</w:t>
      </w:r>
      <w:r w:rsidRPr="00D745FC">
        <w:rPr>
          <w:rFonts w:asciiTheme="minorEastAsia" w:eastAsiaTheme="minorEastAsia" w:hAnsiTheme="minorEastAsia"/>
          <w:kern w:val="32"/>
          <w:sz w:val="32"/>
          <w:szCs w:val="24"/>
        </w:rPr>
        <w:t>的总体设计方案</w:t>
      </w:r>
      <w:bookmarkStart w:id="40" w:name="_Toc213577495"/>
      <w:bookmarkStart w:id="41" w:name="_Toc213724244"/>
      <w:bookmarkStart w:id="42" w:name="_Toc27597"/>
      <w:bookmarkStart w:id="43" w:name="_Toc23086"/>
      <w:bookmarkStart w:id="44" w:name="_Toc17381"/>
      <w:bookmarkStart w:id="45" w:name="_Toc25208"/>
      <w:bookmarkStart w:id="46" w:name="_Toc420098788"/>
      <w:bookmarkStart w:id="47" w:name="_Toc454357086"/>
      <w:bookmarkEnd w:id="25"/>
      <w:bookmarkEnd w:id="26"/>
      <w:bookmarkEnd w:id="39"/>
    </w:p>
    <w:p w:rsidR="008E48D8" w:rsidRPr="00D745FC" w:rsidRDefault="00493248" w:rsidP="008E48D8">
      <w:pPr>
        <w:pStyle w:val="2"/>
        <w:rPr>
          <w:rFonts w:asciiTheme="minorEastAsia" w:eastAsiaTheme="minorEastAsia" w:hAnsiTheme="minorEastAsia"/>
          <w:kern w:val="32"/>
          <w:sz w:val="28"/>
          <w:szCs w:val="24"/>
        </w:rPr>
      </w:pPr>
      <w:bookmarkStart w:id="48" w:name="_Toc517513640"/>
      <w:r w:rsidRPr="00D745FC">
        <w:rPr>
          <w:rFonts w:asciiTheme="minorEastAsia" w:eastAsiaTheme="minorEastAsia" w:hAnsiTheme="minorEastAsia" w:hint="eastAsia"/>
          <w:kern w:val="32"/>
          <w:sz w:val="28"/>
          <w:szCs w:val="24"/>
        </w:rPr>
        <w:t>2.1 游戏设计思路</w:t>
      </w:r>
      <w:bookmarkEnd w:id="48"/>
    </w:p>
    <w:p w:rsidR="008E48D8" w:rsidRPr="00D745FC" w:rsidRDefault="009D7918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  <w:t>当前的人们对于游戏的要求日趋提高，将艺术效果融入游戏已经是很多独立游戏的选择，我也尝试进行这样的艺术化游戏开发。在本游戏开发中，使用这样一种方法实现游戏和技术的融合，玩家通过鼠标操作我方飞机击落敌机获取材料，材料越多，即可生成越复杂的分形效果。</w:t>
      </w:r>
    </w:p>
    <w:p w:rsidR="008E48D8" w:rsidRPr="00D745FC" w:rsidRDefault="00493248" w:rsidP="008E48D8">
      <w:pPr>
        <w:pStyle w:val="2"/>
        <w:rPr>
          <w:rFonts w:asciiTheme="minorEastAsia" w:eastAsiaTheme="minorEastAsia" w:hAnsiTheme="minorEastAsia"/>
          <w:kern w:val="32"/>
          <w:sz w:val="28"/>
          <w:szCs w:val="24"/>
        </w:rPr>
      </w:pPr>
      <w:bookmarkStart w:id="49" w:name="_Toc517513641"/>
      <w:r w:rsidRPr="00D745FC">
        <w:rPr>
          <w:rFonts w:asciiTheme="minorEastAsia" w:eastAsiaTheme="minorEastAsia" w:hAnsiTheme="minorEastAsia" w:hint="eastAsia"/>
          <w:kern w:val="32"/>
          <w:sz w:val="28"/>
          <w:szCs w:val="24"/>
        </w:rPr>
        <w:t>2.2 游戏详细设计</w:t>
      </w:r>
      <w:bookmarkEnd w:id="49"/>
    </w:p>
    <w:p w:rsidR="008E48D8" w:rsidRPr="00D745FC" w:rsidRDefault="00346EF1" w:rsidP="008E48D8">
      <w:pPr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通过上述分析,游戏的实现分成三个部分,如下图所示。</w:t>
      </w:r>
    </w:p>
    <w:p w:rsidR="00346EF1" w:rsidRPr="00D745FC" w:rsidRDefault="00346EF1">
      <w:pPr>
        <w:widowControl/>
        <w:jc w:val="left"/>
        <w:rPr>
          <w:rFonts w:asciiTheme="minorEastAsia" w:eastAsiaTheme="minorEastAsia" w:hAnsiTheme="minorEastAsia"/>
          <w:kern w:val="32"/>
          <w:sz w:val="32"/>
          <w:szCs w:val="24"/>
        </w:rPr>
      </w:pPr>
      <w:r w:rsidRPr="00D745FC">
        <w:rPr>
          <w:rFonts w:asciiTheme="minorEastAsia" w:eastAsiaTheme="minorEastAsia" w:hAnsiTheme="minorEastAsia"/>
          <w:noProof/>
          <w:szCs w:val="24"/>
        </w:rPr>
        <mc:AlternateContent>
          <mc:Choice Requires="wpc">
            <w:drawing>
              <wp:inline distT="0" distB="0" distL="0" distR="0" wp14:anchorId="235F5B2C" wp14:editId="1C3964E1">
                <wp:extent cx="4130719" cy="1495425"/>
                <wp:effectExtent l="0" t="0" r="0" b="0"/>
                <wp:docPr id="106" name="画布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" name="圆角矩形 21"/>
                        <wps:cNvSpPr/>
                        <wps:spPr>
                          <a:xfrm>
                            <a:off x="103518" y="60384"/>
                            <a:ext cx="1095554" cy="370936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4F81BD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46EF1" w:rsidRDefault="00346EF1" w:rsidP="00346EF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分形图案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502520" y="60384"/>
                            <a:ext cx="1156300" cy="37084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9BBB59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46EF1" w:rsidRDefault="00346EF1" w:rsidP="00346EF1">
                              <w:pPr>
                                <w:pStyle w:val="a6"/>
                                <w:ind w:firstLineChars="0"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kern w:val="2"/>
                                </w:rPr>
                                <w:t>键鼠交互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圆角矩形 44"/>
                        <wps:cNvSpPr/>
                        <wps:spPr>
                          <a:xfrm>
                            <a:off x="1284138" y="923025"/>
                            <a:ext cx="1218356" cy="37084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46EF1" w:rsidRDefault="00346EF1" w:rsidP="00346EF1">
                              <w:pPr>
                                <w:pStyle w:val="a6"/>
                                <w:ind w:firstLineChars="0"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4"/>
                                </w:rPr>
                                <w:t>飞行射击游戏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直接箭头连接符 45"/>
                        <wps:cNvCnPr>
                          <a:stCxn id="44" idx="1"/>
                          <a:endCxn id="21" idx="2"/>
                        </wps:cNvCnPr>
                        <wps:spPr>
                          <a:xfrm flipH="1" flipV="1">
                            <a:off x="651295" y="431320"/>
                            <a:ext cx="632843" cy="6771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" name="直接箭头连接符 46"/>
                        <wps:cNvCnPr>
                          <a:stCxn id="22" idx="2"/>
                          <a:endCxn id="44" idx="3"/>
                        </wps:cNvCnPr>
                        <wps:spPr>
                          <a:xfrm flipH="1">
                            <a:off x="2502494" y="431224"/>
                            <a:ext cx="578176" cy="67722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2648280" y="590551"/>
                            <a:ext cx="776378" cy="37147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:rsidR="00346EF1" w:rsidRDefault="00346EF1" w:rsidP="00346EF1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</w:rPr>
                                <w:t>数据输入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" name="文本框 27"/>
                        <wps:cNvSpPr txBox="1"/>
                        <wps:spPr>
                          <a:xfrm>
                            <a:off x="379558" y="590551"/>
                            <a:ext cx="819501" cy="3061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:rsidR="00346EF1" w:rsidRDefault="00346EF1" w:rsidP="00346EF1">
                              <w:pPr>
                                <w:pStyle w:val="a6"/>
                                <w:ind w:firstLineChars="0"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kern w:val="2"/>
                                  <w:sz w:val="21"/>
                                  <w:szCs w:val="21"/>
                                </w:rPr>
                                <w:t>动画输出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06" o:spid="_x0000_s1026" editas="canvas" style="width:325.25pt;height:117.75pt;mso-position-horizontal-relative:char;mso-position-vertical-relative:line" coordsize="41306,1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">
                <v:shape id="_x0000_s1027" type="#_x0000_t75" style="position:absolute;width:41306;height:14954;visibility:visible;mso-wrap-style:square">
                  <v:fill o:detectmouseclick="t"/>
                  <v:path o:connecttype="none"/>
                </v:shape>
                <v:roundrect id="圆角矩形 21" o:spid="_x0000_s1028" style="position:absolute;left:1035;top:603;width:10955;height:37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SFJ8YA&#10;AADbAAAADwAAAGRycy9kb3ducmV2LnhtbESPQWvCQBSE70L/w/KEXsRsEqhodA1FKM2llaoIvb1m&#10;n0kw+zZmt5r++25B6HGYmW+YVT6YVlypd41lBUkUgyAurW64UnDYv0znIJxH1thaJgU/5CBfP4xW&#10;mGl74w+67nwlAoRdhgpq77tMSlfWZNBFtiMO3sn2Bn2QfSV1j7cAN61M43gmDTYcFmrsaFNTed59&#10;GwVv56JIPis6HWevxdflaTtZkHxX6nE8PC9BeBr8f/jeLrSCNIG/L+EH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SFJ8YAAADbAAAADwAAAAAAAAAAAAAAAACYAgAAZHJz&#10;L2Rvd25yZXYueG1sUEsFBgAAAAAEAAQA9QAAAIsDAAAAAA==&#10;" fillcolor="window" strokecolor="#95b3d7" strokeweight="2pt">
                  <v:textbox>
                    <w:txbxContent>
                      <w:p w:rsidR="00346EF1" w:rsidRDefault="00346EF1" w:rsidP="00346EF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分形图案</w:t>
                        </w:r>
                      </w:p>
                    </w:txbxContent>
                  </v:textbox>
                </v:roundrect>
                <v:roundrect id="圆角矩形 22" o:spid="_x0000_s1029" style="position:absolute;left:25025;top:603;width:11563;height:370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MQr8EA&#10;AADbAAAADwAAAGRycy9kb3ducmV2LnhtbESPQWvCQBSE7wX/w/KE3uqmQURSV5GWoh5NtOdH9pld&#10;zL4N2TWm/94VCj0OM/MNs9qMrhUD9cF6VvA+y0AQ115bbhScqu+3JYgQkTW2nknBLwXYrCcvKyy0&#10;v/ORhjI2IkE4FKjAxNgVUobakMMw8x1x8i6+dxiT7Bupe7wnuGtlnmUL6dByWjDY0aeh+lrenIKr&#10;/plXy+FrdznbMTp9sNtjsEq9TsftB4hIY/wP/7X3WkGew/NL+g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TEK/BAAAA2wAAAA8AAAAAAAAAAAAAAAAAmAIAAGRycy9kb3du&#10;cmV2LnhtbFBLBQYAAAAABAAEAPUAAACGAwAAAAA=&#10;" fillcolor="window" strokecolor="#c3d69b" strokeweight="2pt">
                  <v:textbox>
                    <w:txbxContent>
                      <w:p w:rsidR="00346EF1" w:rsidRDefault="00346EF1" w:rsidP="00346EF1">
                        <w:pPr>
                          <w:pStyle w:val="a6"/>
                          <w:ind w:firstLineChars="0" w:firstLine="0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  <w:kern w:val="2"/>
                          </w:rPr>
                          <w:t>键鼠交互</w:t>
                        </w:r>
                      </w:p>
                    </w:txbxContent>
                  </v:textbox>
                </v:roundrect>
                <v:roundrect id="圆角矩形 44" o:spid="_x0000_s1030" style="position:absolute;left:12841;top:9230;width:12183;height:370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UT6MMA&#10;AADbAAAADwAAAGRycy9kb3ducmV2LnhtbESPzWrDMBCE74W8g9hCb43cYlLjRgklTUpzKvl5gK21&#10;tY2tlZAUx3n7qBDIcZiZb5j5cjS9GMiH1rKCl2kGgriyuuVawfGweS5AhIissbdMCi4UYLmYPMyx&#10;1PbMOxr2sRYJwqFEBU2MrpQyVA0ZDFPriJP3Z73BmKSvpfZ4TnDTy9csm0mDLaeFBh2tGqq6/cko&#10;WM+2sXj7ajvZ6Z9Pnf063q6dUk+P48c7iEhjvIdv7W+tIM/h/0v6A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UT6MMAAADbAAAADwAAAAAAAAAAAAAAAACYAgAAZHJzL2Rv&#10;d25yZXYueG1sUEsFBgAAAAAEAAQA9QAAAIgDAAAAAA==&#10;" fillcolor="window" strokecolor="#f79646" strokeweight="2pt">
                  <v:textbox>
                    <w:txbxContent>
                      <w:p w:rsidR="00346EF1" w:rsidRDefault="00346EF1" w:rsidP="00346EF1">
                        <w:pPr>
                          <w:pStyle w:val="a6"/>
                          <w:ind w:firstLineChars="0" w:firstLine="0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  <w:szCs w:val="24"/>
                          </w:rPr>
                          <w:t>飞行射击游戏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45" o:spid="_x0000_s1031" type="#_x0000_t32" style="position:absolute;left:6512;top:4313;width:6329;height:67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2PFMMAAADbAAAADwAAAGRycy9kb3ducmV2LnhtbESPT2vCQBTE7wW/w/KE3urGkEqNriIV&#10;QUov/jn0+Mg+N8Hs25B91fTbu4VCj8PM/IZZrgffqhv1sQlsYDrJQBFXwTbsDJxPu5c3UFGQLbaB&#10;ycAPRVivRk9LLG2484FuR3EqQTiWaKAW6UqtY1WTxzgJHXHyLqH3KEn2Ttse7wnuW51n2Ux7bDgt&#10;1NjRe03V9fjtDXyd/ec8L7beFe4kB6GPJi9mxjyPh80ClNAg/+G/9t4aKF7h90v6AXr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NjxTDAAAA2wAAAA8AAAAAAAAAAAAA&#10;AAAAoQIAAGRycy9kb3ducmV2LnhtbFBLBQYAAAAABAAEAPkAAACRAwAAAAA=&#10;">
                  <v:stroke endarrow="block"/>
                </v:shape>
                <v:shape id="直接箭头连接符 46" o:spid="_x0000_s1032" type="#_x0000_t32" style="position:absolute;left:25024;top:4312;width:5782;height:67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CqcMAAADbAAAADwAAAGRycy9kb3ducmV2LnhtbESPwWrDMBBE74X8g9hAb7Wc0ITiRjGJ&#10;oRB6CUkL7XGxNraItTKWajl/XxUKOQ4z84bZlJPtxEiDN44VLLIcBHHttOFGwefH29MLCB+QNXaO&#10;ScGNPJTb2cMGC+0in2g8h0YkCPsCFbQh9IWUvm7Jos9cT5y8ixsshiSHRuoBY4LbTi7zfC0tGk4L&#10;LfZUtVRfzz9WgYlHM/aHKu7fv769jmRuK2eUepxPu1cQgaZwD/+3D1rB8xr+vqQf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sAqnDAAAA2wAAAA8AAAAAAAAAAAAA&#10;AAAAoQIAAGRycy9kb3ducmV2LnhtbFBLBQYAAAAABAAEAPkAAACRAwAAAAA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7" o:spid="_x0000_s1033" type="#_x0000_t202" style="position:absolute;left:26482;top:5905;width:7764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2df8MA&#10;AADbAAAADwAAAGRycy9kb3ducmV2LnhtbESPQUsDMRSE70L/Q3gFbzbbKlrWpmUpWIqg0NqDx0fy&#10;zC5uXpbk2a7/3giCx2FmvmFWmzH06kwpd5ENzGcVKGIbXcfewOnt6WYJKguywz4yGfimDJv15GqF&#10;tYsXPtD5KF4VCOcaDbQiQ611ti0FzLM4EBfvI6aAUmTy2iW8FHjo9aKq7nXAjstCiwNtW7Kfx69g&#10;4Pmww4Xf7auX23dpXr3YJidrzPV0bB5BCY3yH/5r752Buwf4/VJ+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2df8MAAADbAAAADwAAAAAAAAAAAAAAAACYAgAAZHJzL2Rv&#10;d25yZXYueG1sUEsFBgAAAAAEAAQA9QAAAIgDAAAAAA==&#10;" fillcolor="window" strokecolor="window" strokeweight=".5pt">
                  <v:textbox>
                    <w:txbxContent>
                      <w:p w:rsidR="00346EF1" w:rsidRDefault="00346EF1" w:rsidP="00346EF1">
                        <w:pPr>
                          <w:rPr>
                            <w:sz w:val="21"/>
                          </w:rPr>
                        </w:pPr>
                        <w:r>
                          <w:rPr>
                            <w:rFonts w:hint="eastAsia"/>
                            <w:sz w:val="21"/>
                          </w:rPr>
                          <w:t>数据输入</w:t>
                        </w:r>
                      </w:p>
                    </w:txbxContent>
                  </v:textbox>
                </v:shape>
                <v:shape id="文本框 27" o:spid="_x0000_s1034" type="#_x0000_t202" style="position:absolute;left:3795;top:5905;width:8195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IJDcAA&#10;AADbAAAADwAAAGRycy9kb3ducmV2LnhtbERPTUsDMRC9F/wPYQRvbda1iKxNyyK4FKFCqwePQzJm&#10;FzeTJRnb9d+bg+Dx8b43uzmM6kwpD5EN3K4qUMQ2uoG9gfe35+UDqCzIDsfIZOCHMuy2V4sNNi5e&#10;+Ejnk3hVQjg3aKAXmRqts+0pYF7FibhwnzEFlAKT1y7hpYSHUddVda8DDlwaepzoqSf7dfoOBl6O&#10;Hda+21eHuw9pX73YNidrzM313D6CEprlX/zn3jsD6zK2fCk/QG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IIJDcAAAADbAAAADwAAAAAAAAAAAAAAAACYAgAAZHJzL2Rvd25y&#10;ZXYueG1sUEsFBgAAAAAEAAQA9QAAAIUDAAAAAA==&#10;" fillcolor="window" strokecolor="window" strokeweight=".5pt">
                  <v:textbox>
                    <w:txbxContent>
                      <w:p w:rsidR="00346EF1" w:rsidRDefault="00346EF1" w:rsidP="00346EF1">
                        <w:pPr>
                          <w:pStyle w:val="a6"/>
                          <w:ind w:firstLineChars="0" w:firstLine="0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hint="eastAsia"/>
                            <w:kern w:val="2"/>
                            <w:sz w:val="21"/>
                            <w:szCs w:val="21"/>
                          </w:rPr>
                          <w:t>动画输出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50BF1" w:rsidRPr="00D745FC" w:rsidRDefault="00C50BF1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 w:val="32"/>
          <w:szCs w:val="24"/>
        </w:rPr>
        <w:tab/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游戏的输入也是游戏的交互方式</w:t>
      </w:r>
      <w:r w:rsidR="009844D6">
        <w:rPr>
          <w:rFonts w:asciiTheme="minorEastAsia" w:eastAsiaTheme="minorEastAsia" w:hAnsiTheme="minorEastAsia" w:hint="eastAsia"/>
          <w:kern w:val="32"/>
          <w:szCs w:val="24"/>
        </w:rPr>
        <w:t>[2]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,可以通过键盘控制游戏的开始,结束,鼠标来控制我方飞机的位置,鼠标是否按下来控制子弹的发射。</w:t>
      </w:r>
    </w:p>
    <w:p w:rsidR="00DB2398" w:rsidRPr="00D745FC" w:rsidRDefault="00C50BF1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  <w:t>游戏的核心即飞行射击游戏，核心机制为</w:t>
      </w:r>
    </w:p>
    <w:p w:rsidR="00DB2398" w:rsidRPr="00D745FC" w:rsidRDefault="00C50BF1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1按给定的参数控制生成敌方飞机的频率以及位置,</w:t>
      </w:r>
    </w:p>
    <w:p w:rsidR="00DB2398" w:rsidRPr="00D745FC" w:rsidRDefault="00DB2398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2</w:t>
      </w:r>
      <w:r w:rsidR="00C50BF1" w:rsidRPr="00D745FC">
        <w:rPr>
          <w:rFonts w:asciiTheme="minorEastAsia" w:eastAsiaTheme="minorEastAsia" w:hAnsiTheme="minorEastAsia" w:hint="eastAsia"/>
          <w:kern w:val="32"/>
          <w:szCs w:val="24"/>
        </w:rPr>
        <w:t>按输入的参数控制我方飞机的位置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以及</w:t>
      </w:r>
      <w:r w:rsidR="00C50BF1" w:rsidRPr="00D745FC">
        <w:rPr>
          <w:rFonts w:asciiTheme="minorEastAsia" w:eastAsiaTheme="minorEastAsia" w:hAnsiTheme="minorEastAsia" w:hint="eastAsia"/>
          <w:kern w:val="32"/>
          <w:szCs w:val="24"/>
        </w:rPr>
        <w:t>在我方飞机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对应位置生成炮弹</w:t>
      </w:r>
    </w:p>
    <w:p w:rsidR="00C50BF1" w:rsidRPr="00D745FC" w:rsidRDefault="00DB2398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>3.敌机与我方飞机碰撞事件,敌机与炮弹的碰撞事件</w:t>
      </w:r>
    </w:p>
    <w:p w:rsidR="00DB2398" w:rsidRPr="00D745FC" w:rsidRDefault="00AB6CFD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</w:r>
      <w:r w:rsidR="00DB2398" w:rsidRPr="00D745FC">
        <w:rPr>
          <w:rFonts w:asciiTheme="minorEastAsia" w:eastAsiaTheme="minorEastAsia" w:hAnsiTheme="minorEastAsia" w:hint="eastAsia"/>
          <w:kern w:val="32"/>
          <w:szCs w:val="24"/>
        </w:rPr>
        <w:t>对于第一个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机制</w:t>
      </w:r>
      <w:r w:rsidR="00DB2398" w:rsidRPr="00D745FC">
        <w:rPr>
          <w:rFonts w:asciiTheme="minorEastAsia" w:eastAsiaTheme="minorEastAsia" w:hAnsiTheme="minorEastAsia" w:hint="eastAsia"/>
          <w:kern w:val="32"/>
          <w:szCs w:val="24"/>
        </w:rPr>
        <w:t>,敌方飞机的生成可以用processing自带的draw函数每帧生成,但这样就无法控制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生成频率来调节关卡难度，而且每帧生成一次的频率过高，不仅显示效果不好，而且对于计算机的负担也很大。所以选择用计时器来解决这个问题，并且计时器可以根据关卡参数来调节生成频率，同样的办法也可用于炮弹的生成。</w:t>
      </w:r>
      <w:r w:rsidR="009E7FB4" w:rsidRPr="00D745FC">
        <w:rPr>
          <w:rFonts w:asciiTheme="minorEastAsia" w:eastAsiaTheme="minorEastAsia" w:hAnsiTheme="minorEastAsia" w:hint="eastAsia"/>
          <w:kern w:val="32"/>
          <w:szCs w:val="24"/>
        </w:rPr>
        <w:t>敌方飞机的运动模式相对固定,即由上到下，在敌机飞出屏幕时删除该对象，从而节省机器的计算</w:t>
      </w:r>
      <w:r w:rsidR="00CC4A34" w:rsidRPr="00D745FC">
        <w:rPr>
          <w:rFonts w:asciiTheme="minorEastAsia" w:eastAsiaTheme="minorEastAsia" w:hAnsiTheme="minorEastAsia" w:hint="eastAsia"/>
          <w:kern w:val="32"/>
          <w:szCs w:val="24"/>
        </w:rPr>
        <w:t>量，炮弹同理。</w:t>
      </w:r>
    </w:p>
    <w:p w:rsidR="00AB6CFD" w:rsidRPr="00D745FC" w:rsidRDefault="00AB6CFD" w:rsidP="00AB6CFD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  <w:t>对于第二个机制,我方飞机可以通过获取mouseX,mouseY参数</w:t>
      </w:r>
      <w:r w:rsidR="009E7FB4" w:rsidRPr="00D745FC">
        <w:rPr>
          <w:rFonts w:asciiTheme="minorEastAsia" w:eastAsiaTheme="minorEastAsia" w:hAnsiTheme="minorEastAsia" w:hint="eastAsia"/>
          <w:kern w:val="32"/>
          <w:szCs w:val="24"/>
        </w:rPr>
        <w:t>来确定,并在相应位置实时绘制我方飞机,也可以在相应位置实时生成炮弹,并用计时器控制炮弹的生成频率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。</w:t>
      </w:r>
    </w:p>
    <w:p w:rsidR="00C50BF1" w:rsidRPr="00D745FC" w:rsidRDefault="00CC4A34">
      <w:pPr>
        <w:widowControl/>
        <w:jc w:val="left"/>
        <w:rPr>
          <w:rFonts w:asciiTheme="minorEastAsia" w:eastAsiaTheme="minorEastAsia" w:hAnsiTheme="minorEastAsia"/>
          <w:kern w:val="32"/>
          <w:sz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  <w:t>对于第三个机制,采用相对简单暴力的距离计算来进行碰撞检测，即对于每一架敌机，计算其检测点与子弹检测点和我方飞机检测点的距离,距离小于某一参数视为碰撞发生，则可用代码控制相应</w:t>
      </w:r>
      <w:r w:rsidR="006C7687" w:rsidRPr="00D745FC">
        <w:rPr>
          <w:rFonts w:asciiTheme="minorEastAsia" w:eastAsiaTheme="minorEastAsia" w:hAnsiTheme="minorEastAsia" w:hint="eastAsia"/>
          <w:kern w:val="32"/>
          <w:szCs w:val="24"/>
        </w:rPr>
        <w:t>事件</w:t>
      </w:r>
      <w:r w:rsidR="009C20ED" w:rsidRPr="00D745FC">
        <w:rPr>
          <w:rFonts w:asciiTheme="minorEastAsia" w:eastAsiaTheme="minorEastAsia" w:hAnsiTheme="minorEastAsia" w:hint="eastAsia"/>
          <w:kern w:val="32"/>
          <w:szCs w:val="24"/>
        </w:rPr>
        <w:t>发生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如游戏结束，分数增加，</w:t>
      </w:r>
      <w:r w:rsidR="009C20ED" w:rsidRPr="00D745FC">
        <w:rPr>
          <w:rFonts w:asciiTheme="minorEastAsia" w:eastAsiaTheme="minorEastAsia" w:hAnsiTheme="minorEastAsia" w:hint="eastAsia"/>
          <w:kern w:val="32"/>
          <w:szCs w:val="24"/>
        </w:rPr>
        <w:t>子弹与敌机抵消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。</w:t>
      </w:r>
    </w:p>
    <w:p w:rsidR="00C50BF1" w:rsidRPr="00D745FC" w:rsidRDefault="009C20ED">
      <w:pPr>
        <w:widowControl/>
        <w:jc w:val="left"/>
        <w:rPr>
          <w:rFonts w:asciiTheme="minorEastAsia" w:eastAsiaTheme="minorEastAsia" w:hAnsiTheme="minorEastAsia"/>
          <w:kern w:val="32"/>
          <w:sz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 w:val="32"/>
          <w:szCs w:val="24"/>
        </w:rPr>
        <w:tab/>
      </w:r>
    </w:p>
    <w:p w:rsidR="009C20ED" w:rsidRPr="00D745FC" w:rsidRDefault="00610CD6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lastRenderedPageBreak/>
        <w:tab/>
      </w:r>
      <w:r w:rsidR="009C20ED" w:rsidRPr="00D745FC">
        <w:rPr>
          <w:rFonts w:asciiTheme="minorEastAsia" w:eastAsiaTheme="minorEastAsia" w:hAnsiTheme="minorEastAsia" w:hint="eastAsia"/>
          <w:kern w:val="32"/>
          <w:szCs w:val="24"/>
        </w:rPr>
        <w:t>在这三个核心机制上添加了，粒子系统实现的我方飞机尾焰</w:t>
      </w:r>
      <w:r w:rsidR="009844D6">
        <w:rPr>
          <w:rFonts w:asciiTheme="minorEastAsia" w:eastAsiaTheme="minorEastAsia" w:hAnsiTheme="minorEastAsia" w:hint="eastAsia"/>
          <w:kern w:val="32"/>
          <w:szCs w:val="24"/>
        </w:rPr>
        <w:t>[3]</w:t>
      </w:r>
      <w:r w:rsidR="009C20ED" w:rsidRPr="00D745FC">
        <w:rPr>
          <w:rFonts w:asciiTheme="minorEastAsia" w:eastAsiaTheme="minorEastAsia" w:hAnsiTheme="minorEastAsia" w:hint="eastAsia"/>
          <w:kern w:val="32"/>
          <w:szCs w:val="24"/>
        </w:rPr>
        <w:t>，通过将一张给定的图片作为粒子,实现了很逼真的尾焰效果，即在飞机朝某一方向运动时,尾焰也会受到相应的风力。</w:t>
      </w:r>
    </w:p>
    <w:p w:rsidR="00C50BF1" w:rsidRPr="00D745FC" w:rsidRDefault="00610CD6">
      <w:pPr>
        <w:widowControl/>
        <w:jc w:val="left"/>
        <w:rPr>
          <w:rFonts w:asciiTheme="minorEastAsia" w:eastAsiaTheme="minorEastAsia" w:hAnsiTheme="minorEastAsia"/>
          <w:kern w:val="32"/>
          <w:szCs w:val="24"/>
        </w:rPr>
      </w:pPr>
      <w:r w:rsidRPr="00D745FC">
        <w:rPr>
          <w:rFonts w:asciiTheme="minorEastAsia" w:eastAsiaTheme="minorEastAsia" w:hAnsiTheme="minorEastAsia" w:hint="eastAsia"/>
          <w:kern w:val="32"/>
          <w:szCs w:val="24"/>
        </w:rPr>
        <w:tab/>
        <w:t>最后一部分为游戏输出的分形图案</w:t>
      </w:r>
      <w:r w:rsidR="009844D6">
        <w:rPr>
          <w:rFonts w:asciiTheme="minorEastAsia" w:eastAsiaTheme="minorEastAsia" w:hAnsiTheme="minorEastAsia" w:hint="eastAsia"/>
          <w:kern w:val="32"/>
          <w:szCs w:val="24"/>
        </w:rPr>
        <w:t>[4]</w:t>
      </w:r>
      <w:r w:rsidRPr="00D745FC">
        <w:rPr>
          <w:rFonts w:asciiTheme="minorEastAsia" w:eastAsiaTheme="minorEastAsia" w:hAnsiTheme="minorEastAsia" w:hint="eastAsia"/>
          <w:kern w:val="32"/>
          <w:szCs w:val="24"/>
        </w:rPr>
        <w:t>，选择用分形树的形式展示，可以根据玩家分数的变换动态生成，玩家击落敌机越多，就可以生成越复杂，越细致的分形树，玩家在游戏结束时即可获得一幅分形树的艺术图案。</w:t>
      </w:r>
    </w:p>
    <w:p w:rsidR="00C50BF1" w:rsidRPr="00D745FC" w:rsidRDefault="00C50BF1">
      <w:pPr>
        <w:widowControl/>
        <w:jc w:val="left"/>
        <w:rPr>
          <w:rFonts w:asciiTheme="minorEastAsia" w:eastAsiaTheme="minorEastAsia" w:hAnsiTheme="minorEastAsia"/>
          <w:b/>
          <w:bCs/>
          <w:kern w:val="32"/>
          <w:szCs w:val="24"/>
        </w:rPr>
      </w:pPr>
      <w:r w:rsidRPr="00D745FC">
        <w:rPr>
          <w:rFonts w:asciiTheme="minorEastAsia" w:eastAsiaTheme="minorEastAsia" w:hAnsiTheme="minorEastAsia"/>
          <w:kern w:val="32"/>
          <w:szCs w:val="24"/>
        </w:rPr>
        <w:br w:type="page"/>
      </w:r>
    </w:p>
    <w:p w:rsidR="00F848E7" w:rsidRPr="00D745FC" w:rsidRDefault="009F0117" w:rsidP="00D745FC">
      <w:pPr>
        <w:pStyle w:val="1"/>
        <w:jc w:val="center"/>
        <w:rPr>
          <w:rFonts w:asciiTheme="minorEastAsia" w:eastAsiaTheme="minorEastAsia" w:hAnsiTheme="minorEastAsia"/>
          <w:kern w:val="32"/>
          <w:sz w:val="32"/>
          <w:szCs w:val="24"/>
        </w:rPr>
      </w:pPr>
      <w:bookmarkStart w:id="50" w:name="_Toc517513642"/>
      <w:r w:rsidRPr="00D745FC">
        <w:rPr>
          <w:rFonts w:asciiTheme="minorEastAsia" w:eastAsiaTheme="minorEastAsia" w:hAnsiTheme="minorEastAsia"/>
          <w:kern w:val="32"/>
          <w:sz w:val="32"/>
          <w:szCs w:val="24"/>
        </w:rPr>
        <w:lastRenderedPageBreak/>
        <w:t xml:space="preserve">第3章 </w:t>
      </w:r>
      <w:bookmarkEnd w:id="40"/>
      <w:bookmarkEnd w:id="41"/>
      <w:bookmarkEnd w:id="42"/>
      <w:bookmarkEnd w:id="43"/>
      <w:bookmarkEnd w:id="44"/>
      <w:bookmarkEnd w:id="45"/>
      <w:r w:rsidRPr="00D745FC">
        <w:rPr>
          <w:rFonts w:asciiTheme="minorEastAsia" w:eastAsiaTheme="minorEastAsia" w:hAnsiTheme="minorEastAsia" w:hint="eastAsia"/>
          <w:kern w:val="32"/>
          <w:sz w:val="32"/>
          <w:szCs w:val="24"/>
        </w:rPr>
        <w:t>游戏</w:t>
      </w:r>
      <w:r w:rsidRPr="00D745FC">
        <w:rPr>
          <w:rFonts w:asciiTheme="minorEastAsia" w:eastAsiaTheme="minorEastAsia" w:hAnsiTheme="minorEastAsia"/>
          <w:kern w:val="32"/>
          <w:sz w:val="32"/>
          <w:szCs w:val="24"/>
        </w:rPr>
        <w:t>实现</w:t>
      </w:r>
      <w:bookmarkEnd w:id="46"/>
      <w:bookmarkEnd w:id="47"/>
      <w:bookmarkEnd w:id="50"/>
    </w:p>
    <w:p w:rsidR="00A7774C" w:rsidRPr="00A7774C" w:rsidRDefault="00A7774C" w:rsidP="00A7774C">
      <w:pPr>
        <w:pStyle w:val="2"/>
        <w:rPr>
          <w:rFonts w:asciiTheme="minorEastAsia" w:eastAsiaTheme="minorEastAsia" w:hAnsiTheme="minorEastAsia"/>
          <w:sz w:val="28"/>
          <w:szCs w:val="24"/>
        </w:rPr>
      </w:pPr>
      <w:bookmarkStart w:id="51" w:name="_Toc517513643"/>
      <w:r w:rsidRPr="00D745FC">
        <w:rPr>
          <w:rFonts w:asciiTheme="minorEastAsia" w:eastAsiaTheme="minorEastAsia" w:hAnsiTheme="minorEastAsia" w:hint="eastAsia"/>
          <w:sz w:val="28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8"/>
          <w:szCs w:val="24"/>
        </w:rPr>
        <w:t>1.计时器</w:t>
      </w:r>
      <w:bookmarkEnd w:id="51"/>
    </w:p>
    <w:p w:rsidR="00435F0B" w:rsidRPr="00D745FC" w:rsidRDefault="00A7774C" w:rsidP="00A7774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52" w:name="_Toc517513644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1.1实现效果/功能简介</w:t>
      </w:r>
      <w:bookmarkEnd w:id="52"/>
    </w:p>
    <w:p w:rsidR="00A7774C" w:rsidRPr="00D745FC" w:rsidRDefault="00A7774C" w:rsidP="00435F0B">
      <w:pPr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 w:hint="eastAsia"/>
          <w:szCs w:val="24"/>
        </w:rPr>
        <w:t>使敌机和子弹按给定的频率生成</w:t>
      </w:r>
    </w:p>
    <w:p w:rsidR="00ED3C88" w:rsidRPr="00D745FC" w:rsidRDefault="00ED3C88" w:rsidP="00435F0B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>通过计算叠加每帧时间,当合计时间大于生成频率规定时间，</w:t>
      </w:r>
    </w:p>
    <w:p w:rsidR="00E354D1" w:rsidRPr="00D745FC" w:rsidRDefault="00ED3C88" w:rsidP="00435F0B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>合计时间减去生成时间,并执行相应代码,</w:t>
      </w:r>
    </w:p>
    <w:p w:rsidR="00ED3C88" w:rsidRPr="00A7774C" w:rsidRDefault="00E354D1" w:rsidP="00435F0B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/>
          <w:szCs w:val="24"/>
        </w:rPr>
        <w:t>如增加一架敌机或增加一颗子弹</w:t>
      </w:r>
      <w:r w:rsidRPr="00D745FC">
        <w:rPr>
          <w:rFonts w:asciiTheme="minorEastAsia" w:eastAsiaTheme="minorEastAsia" w:hAnsiTheme="minorEastAsia" w:hint="eastAsia"/>
          <w:szCs w:val="24"/>
        </w:rPr>
        <w:t>。</w:t>
      </w:r>
    </w:p>
    <w:p w:rsidR="00A7774C" w:rsidRPr="00A7774C" w:rsidRDefault="00A7774C" w:rsidP="00A7774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53" w:name="_Toc517513645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1.2</w:t>
      </w:r>
      <w:r w:rsidR="00FC52FC" w:rsidRPr="00D745FC">
        <w:rPr>
          <w:rFonts w:asciiTheme="minorEastAsia" w:eastAsiaTheme="minorEastAsia" w:hAnsiTheme="minorEastAsia" w:hint="eastAsia"/>
          <w:sz w:val="24"/>
          <w:szCs w:val="24"/>
        </w:rPr>
        <w:t>核心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代码:</w:t>
      </w:r>
      <w:bookmarkEnd w:id="53"/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b/>
          <w:szCs w:val="24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60DFC090" wp14:editId="02EB3054">
            <wp:extent cx="3823200" cy="288720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13A9BC18" wp14:editId="71A19353">
            <wp:extent cx="3992400" cy="1594800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lastRenderedPageBreak/>
        <w:drawing>
          <wp:inline distT="0" distB="0" distL="0" distR="0" wp14:anchorId="5E9DC73E" wp14:editId="65F18B89">
            <wp:extent cx="4183200" cy="19332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pStyle w:val="2"/>
        <w:rPr>
          <w:rFonts w:asciiTheme="minorEastAsia" w:eastAsiaTheme="minorEastAsia" w:hAnsiTheme="minorEastAsia"/>
          <w:sz w:val="28"/>
          <w:szCs w:val="24"/>
        </w:rPr>
      </w:pPr>
      <w:bookmarkStart w:id="54" w:name="_Toc517513646"/>
      <w:r w:rsidRPr="00D745FC">
        <w:rPr>
          <w:rFonts w:asciiTheme="minorEastAsia" w:eastAsiaTheme="minorEastAsia" w:hAnsiTheme="minorEastAsia" w:hint="eastAsia"/>
          <w:sz w:val="28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8"/>
          <w:szCs w:val="24"/>
        </w:rPr>
        <w:t>2.向量</w:t>
      </w:r>
      <w:bookmarkEnd w:id="54"/>
    </w:p>
    <w:p w:rsidR="00435F0B" w:rsidRPr="00D745FC" w:rsidRDefault="00A7774C" w:rsidP="00A7774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55" w:name="_Toc517513647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2.1实现效果/功能简介</w:t>
      </w:r>
      <w:bookmarkEnd w:id="55"/>
    </w:p>
    <w:p w:rsidR="00A7774C" w:rsidRPr="00D745FC" w:rsidRDefault="009844D6" w:rsidP="00435F0B">
      <w:pPr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t>通过向量[5]这一</w:t>
      </w:r>
      <w:r w:rsidR="00E618DD">
        <w:rPr>
          <w:rFonts w:asciiTheme="minorEastAsia" w:eastAsiaTheme="minorEastAsia" w:hAnsiTheme="minorEastAsia" w:hint="eastAsia"/>
          <w:szCs w:val="24"/>
        </w:rPr>
        <w:t>概念,</w:t>
      </w:r>
      <w:r w:rsidR="00A7774C" w:rsidRPr="00A7774C">
        <w:rPr>
          <w:rFonts w:asciiTheme="minorEastAsia" w:eastAsiaTheme="minorEastAsia" w:hAnsiTheme="minorEastAsia" w:hint="eastAsia"/>
          <w:szCs w:val="24"/>
        </w:rPr>
        <w:t>实现对plane的控制,</w:t>
      </w:r>
      <w:r w:rsidR="00E354D1" w:rsidRPr="00D745FC">
        <w:rPr>
          <w:rFonts w:asciiTheme="minorEastAsia" w:eastAsiaTheme="minorEastAsia" w:hAnsiTheme="minorEastAsia" w:hint="eastAsia"/>
          <w:szCs w:val="24"/>
        </w:rPr>
        <w:t>效果如下图所示。</w:t>
      </w:r>
    </w:p>
    <w:p w:rsidR="00E354D1" w:rsidRPr="00E354D1" w:rsidRDefault="00E354D1" w:rsidP="00E354D1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E354D1">
        <w:rPr>
          <w:rFonts w:asciiTheme="minorEastAsia" w:eastAsiaTheme="minorEastAsia" w:hAnsiTheme="minorEastAsia" w:cstheme="minorBidi"/>
          <w:noProof/>
          <w:sz w:val="20"/>
          <w:szCs w:val="22"/>
        </w:rPr>
        <w:drawing>
          <wp:inline distT="0" distB="0" distL="0" distR="0" wp14:anchorId="7E82E3D4" wp14:editId="7E6B2CC7">
            <wp:extent cx="2095500" cy="1781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4D1">
        <w:rPr>
          <w:rFonts w:asciiTheme="minorEastAsia" w:eastAsiaTheme="minorEastAsia" w:hAnsiTheme="minorEastAsia" w:cstheme="minorBidi" w:hint="eastAsia"/>
          <w:noProof/>
          <w:sz w:val="21"/>
          <w:szCs w:val="22"/>
        </w:rPr>
        <w:t xml:space="preserve">   </w:t>
      </w:r>
      <w:r w:rsidRPr="00E354D1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70A1DCBB" wp14:editId="0C9DD751">
            <wp:extent cx="2133333" cy="187619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D1" w:rsidRPr="00D745FC" w:rsidRDefault="00E354D1" w:rsidP="00435F0B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1E59E8C3" wp14:editId="7A434C5D">
            <wp:extent cx="2499277" cy="11334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8966" cy="1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D1" w:rsidRPr="00D745FC" w:rsidRDefault="00E354D1" w:rsidP="00435F0B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>通过在player类里增加一个move_speed变量</w:t>
      </w:r>
      <w:r w:rsidR="002A1AA3" w:rsidRPr="00D745FC">
        <w:rPr>
          <w:rFonts w:asciiTheme="minorEastAsia" w:eastAsiaTheme="minorEastAsia" w:hAnsiTheme="minorEastAsia" w:hint="eastAsia"/>
          <w:szCs w:val="24"/>
        </w:rPr>
        <w:t>,让飞机以一定速度朝鼠标方向移动，</w:t>
      </w:r>
    </w:p>
    <w:p w:rsidR="002A1AA3" w:rsidRPr="00A7774C" w:rsidRDefault="002A1AA3" w:rsidP="00435F0B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>从而达到控制效果,并增加限制代码:当鼠标与飞机实际位置相差很小时,飞机实际位置就等于鼠标位置,可以防止出现飞机在鼠标反复摇摆的情况。</w:t>
      </w:r>
    </w:p>
    <w:p w:rsidR="00A7774C" w:rsidRPr="00A7774C" w:rsidRDefault="00A7774C" w:rsidP="00A7774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56" w:name="_Toc517513648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2.2</w:t>
      </w:r>
      <w:r w:rsidR="00FC52FC" w:rsidRPr="00D745FC">
        <w:rPr>
          <w:rFonts w:asciiTheme="minorEastAsia" w:eastAsiaTheme="minorEastAsia" w:hAnsiTheme="minorEastAsia" w:hint="eastAsia"/>
          <w:sz w:val="24"/>
          <w:szCs w:val="24"/>
        </w:rPr>
        <w:t>核心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代码:</w:t>
      </w:r>
      <w:bookmarkEnd w:id="56"/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 w:hint="eastAsia"/>
          <w:szCs w:val="24"/>
        </w:rPr>
        <w:t>飞机控制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b/>
          <w:szCs w:val="24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lastRenderedPageBreak/>
        <w:drawing>
          <wp:inline distT="0" distB="0" distL="0" distR="0" wp14:anchorId="02D58F97" wp14:editId="55F23473">
            <wp:extent cx="5173200" cy="184320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2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 w:cstheme="minorBidi"/>
          <w:noProof/>
          <w:sz w:val="21"/>
          <w:szCs w:val="22"/>
        </w:rPr>
      </w:pPr>
      <w:r w:rsidRPr="00A7774C">
        <w:rPr>
          <w:rFonts w:asciiTheme="minorEastAsia" w:eastAsiaTheme="minorEastAsia" w:hAnsiTheme="minorEastAsia" w:cstheme="minorBidi" w:hint="eastAsia"/>
          <w:noProof/>
          <w:sz w:val="21"/>
          <w:szCs w:val="22"/>
        </w:rPr>
        <w:t>施加风力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b/>
          <w:szCs w:val="24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47D2FA25" wp14:editId="03D32A2C">
            <wp:extent cx="5274000" cy="186480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pStyle w:val="2"/>
        <w:rPr>
          <w:rFonts w:asciiTheme="minorEastAsia" w:eastAsiaTheme="minorEastAsia" w:hAnsiTheme="minorEastAsia"/>
          <w:sz w:val="28"/>
          <w:szCs w:val="24"/>
        </w:rPr>
      </w:pPr>
      <w:bookmarkStart w:id="57" w:name="_Toc517513649"/>
      <w:r w:rsidRPr="00D745FC">
        <w:rPr>
          <w:rFonts w:asciiTheme="minorEastAsia" w:eastAsiaTheme="minorEastAsia" w:hAnsiTheme="minorEastAsia" w:hint="eastAsia"/>
          <w:sz w:val="28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8"/>
          <w:szCs w:val="24"/>
        </w:rPr>
        <w:t>3.粒子系统</w:t>
      </w:r>
      <w:bookmarkEnd w:id="57"/>
    </w:p>
    <w:p w:rsidR="00435F0B" w:rsidRPr="00D745FC" w:rsidRDefault="00A7774C" w:rsidP="00A7774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58" w:name="_Toc517513650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3.1实现效果/功能简介</w:t>
      </w:r>
      <w:bookmarkEnd w:id="58"/>
    </w:p>
    <w:p w:rsidR="00A7774C" w:rsidRPr="00D745FC" w:rsidRDefault="00A7774C" w:rsidP="00435F0B">
      <w:pPr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 w:hint="eastAsia"/>
          <w:szCs w:val="24"/>
        </w:rPr>
        <w:t>在飞机后模拟</w:t>
      </w:r>
      <w:r w:rsidR="002A1AA3" w:rsidRPr="00D745FC">
        <w:rPr>
          <w:rFonts w:asciiTheme="minorEastAsia" w:eastAsiaTheme="minorEastAsia" w:hAnsiTheme="minorEastAsia" w:hint="eastAsia"/>
          <w:szCs w:val="24"/>
        </w:rPr>
        <w:t>尾焰</w:t>
      </w:r>
      <w:r w:rsidRPr="00A7774C">
        <w:rPr>
          <w:rFonts w:asciiTheme="minorEastAsia" w:eastAsiaTheme="minorEastAsia" w:hAnsiTheme="minorEastAsia" w:hint="eastAsia"/>
          <w:szCs w:val="24"/>
        </w:rPr>
        <w:t>，</w:t>
      </w:r>
      <w:r w:rsidR="002A1AA3" w:rsidRPr="00D745FC">
        <w:rPr>
          <w:rFonts w:asciiTheme="minorEastAsia" w:eastAsiaTheme="minorEastAsia" w:hAnsiTheme="minorEastAsia" w:hint="eastAsia"/>
          <w:szCs w:val="24"/>
        </w:rPr>
        <w:t>,效果如下图所示。</w:t>
      </w:r>
      <w:r w:rsidR="002A1AA3" w:rsidRPr="00D745FC">
        <w:rPr>
          <w:rFonts w:asciiTheme="minorEastAsia" w:eastAsiaTheme="minorEastAsia" w:hAnsiTheme="minorEastAsia"/>
          <w:szCs w:val="24"/>
        </w:rPr>
        <w:t xml:space="preserve"> </w:t>
      </w:r>
    </w:p>
    <w:p w:rsidR="002A1AA3" w:rsidRPr="00E354D1" w:rsidRDefault="002A1AA3" w:rsidP="002A1AA3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E354D1">
        <w:rPr>
          <w:rFonts w:asciiTheme="minorEastAsia" w:eastAsiaTheme="minorEastAsia" w:hAnsiTheme="minorEastAsia" w:cstheme="minorBidi"/>
          <w:noProof/>
          <w:sz w:val="20"/>
          <w:szCs w:val="22"/>
        </w:rPr>
        <w:drawing>
          <wp:inline distT="0" distB="0" distL="0" distR="0" wp14:anchorId="57058D76" wp14:editId="0B10B98B">
            <wp:extent cx="2095500" cy="1781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4D1">
        <w:rPr>
          <w:rFonts w:asciiTheme="minorEastAsia" w:eastAsiaTheme="minorEastAsia" w:hAnsiTheme="minorEastAsia" w:cstheme="minorBidi" w:hint="eastAsia"/>
          <w:noProof/>
          <w:sz w:val="21"/>
          <w:szCs w:val="22"/>
        </w:rPr>
        <w:t xml:space="preserve">   </w:t>
      </w:r>
      <w:r w:rsidR="000A2BEA" w:rsidRPr="00D745FC">
        <w:rPr>
          <w:rFonts w:asciiTheme="minorEastAsia" w:eastAsiaTheme="minorEastAsia" w:hAnsiTheme="minorEastAsia"/>
          <w:noProof/>
        </w:rPr>
        <w:drawing>
          <wp:inline distT="0" distB="0" distL="0" distR="0" wp14:anchorId="1BAABC86" wp14:editId="000F2EE9">
            <wp:extent cx="2142857" cy="182857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A3" w:rsidRPr="00D745FC" w:rsidRDefault="002A1AA3" w:rsidP="002A1AA3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61874608" wp14:editId="1D969340">
            <wp:extent cx="2499277" cy="11334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8966" cy="1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A3" w:rsidRPr="00D745FC" w:rsidRDefault="000A2BEA" w:rsidP="002A1AA3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lastRenderedPageBreak/>
        <w:tab/>
      </w:r>
      <w:r w:rsidR="002A1AA3" w:rsidRPr="00D745FC">
        <w:rPr>
          <w:rFonts w:asciiTheme="minorEastAsia" w:eastAsiaTheme="minorEastAsia" w:hAnsiTheme="minorEastAsia" w:hint="eastAsia"/>
          <w:szCs w:val="24"/>
        </w:rPr>
        <w:t>通过在photoshop中画出一个合适的红色半透明的雾状图,将该图片作为粒子在</w:t>
      </w:r>
      <w:r w:rsidRPr="00D745FC">
        <w:rPr>
          <w:rFonts w:asciiTheme="minorEastAsia" w:eastAsiaTheme="minorEastAsia" w:hAnsiTheme="minorEastAsia" w:hint="eastAsia"/>
          <w:szCs w:val="24"/>
        </w:rPr>
        <w:t>相应位置不断生成和消失构成一个粒子系统,在飞机的尾部合适位置添加两个这样的粒子系统,即实现的尾焰。</w:t>
      </w:r>
    </w:p>
    <w:p w:rsidR="000A2BEA" w:rsidRPr="00A7774C" w:rsidRDefault="000A2BEA" w:rsidP="002A1AA3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ab/>
        <w:t>为了使尾焰更加逼真,向尾焰添加与飞行方向相反的模拟风力,并对参数进行控制,防止飞机后退时尾焰从上方露出，从而让玩家</w:t>
      </w:r>
      <w:r w:rsidR="006C7687" w:rsidRPr="00D745FC">
        <w:rPr>
          <w:rFonts w:asciiTheme="minorEastAsia" w:eastAsiaTheme="minorEastAsia" w:hAnsiTheme="minorEastAsia" w:hint="eastAsia"/>
          <w:szCs w:val="24"/>
        </w:rPr>
        <w:t>的游戏体验更加真实。</w:t>
      </w:r>
    </w:p>
    <w:p w:rsidR="00A7774C" w:rsidRPr="00A7774C" w:rsidRDefault="00A7774C" w:rsidP="00A7774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59" w:name="_Toc517513651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3.2</w:t>
      </w:r>
      <w:r w:rsidR="00FC52FC" w:rsidRPr="00D745FC">
        <w:rPr>
          <w:rFonts w:asciiTheme="minorEastAsia" w:eastAsiaTheme="minorEastAsia" w:hAnsiTheme="minorEastAsia" w:hint="eastAsia"/>
          <w:sz w:val="24"/>
          <w:szCs w:val="24"/>
        </w:rPr>
        <w:t>核心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代码:</w:t>
      </w:r>
      <w:bookmarkEnd w:id="59"/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b/>
          <w:szCs w:val="24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349BC668" wp14:editId="57175A8C">
            <wp:extent cx="5072400" cy="2710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pStyle w:val="3"/>
        <w:rPr>
          <w:rFonts w:asciiTheme="minorEastAsia" w:eastAsiaTheme="minorEastAsia" w:hAnsiTheme="minorEastAsia"/>
          <w:sz w:val="28"/>
          <w:szCs w:val="36"/>
        </w:rPr>
      </w:pPr>
      <w:bookmarkStart w:id="60" w:name="_Toc517513652"/>
      <w:r w:rsidRPr="00D745FC">
        <w:rPr>
          <w:rFonts w:asciiTheme="minorEastAsia" w:eastAsiaTheme="minorEastAsia" w:hAnsiTheme="minorEastAsia"/>
          <w:sz w:val="28"/>
          <w:szCs w:val="36"/>
        </w:rPr>
        <w:t>3.3.</w:t>
      </w:r>
      <w:r w:rsidRPr="00D745FC">
        <w:rPr>
          <w:rFonts w:asciiTheme="minorEastAsia" w:eastAsiaTheme="minorEastAsia" w:hAnsiTheme="minorEastAsia" w:hint="eastAsia"/>
          <w:sz w:val="28"/>
          <w:szCs w:val="36"/>
        </w:rPr>
        <w:t>3</w:t>
      </w:r>
      <w:r w:rsidRPr="00A7774C">
        <w:rPr>
          <w:rFonts w:asciiTheme="minorEastAsia" w:eastAsiaTheme="minorEastAsia" w:hAnsiTheme="minorEastAsia"/>
          <w:sz w:val="28"/>
          <w:szCs w:val="36"/>
        </w:rPr>
        <w:t>Particle类</w:t>
      </w:r>
      <w:bookmarkEnd w:id="60"/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>class Particle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PVector pos;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PVector vel;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PVector acc;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float lifespan;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PImage img;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Particle(PVector l,PImage img_)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acc = new PVector(0,0);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float vx = randomGaussian()*0.1;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float vy = randomGaussian()*0.1 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vel = new PVector(vx,vy);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pos = l.get();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lifespan = 100.0;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img = img_;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lastRenderedPageBreak/>
        <w:t xml:space="preserve">  void run()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update();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render();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void applyForce(PVector f)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acc.add(f);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  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void update()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vel.add(acc);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pos.add(vel);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lifespan -= 10;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acc.mult(0); // clear Acceleration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void render()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imageMode(CENTER);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tint(255,lifespan);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image(img,pos.x,pos.y);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// Is the particle still useful?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boolean isDead()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if (lifespan &lt;= 0.0)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return true;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} else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return false;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>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</w:p>
    <w:p w:rsidR="00A7774C" w:rsidRPr="00A7774C" w:rsidRDefault="00A7774C" w:rsidP="00A7774C">
      <w:pPr>
        <w:pStyle w:val="3"/>
        <w:rPr>
          <w:rFonts w:asciiTheme="minorEastAsia" w:eastAsiaTheme="minorEastAsia" w:hAnsiTheme="minorEastAsia"/>
          <w:sz w:val="28"/>
          <w:szCs w:val="24"/>
        </w:rPr>
      </w:pPr>
      <w:bookmarkStart w:id="61" w:name="_Toc517513653"/>
      <w:r w:rsidRPr="00D745FC">
        <w:rPr>
          <w:rFonts w:asciiTheme="minorEastAsia" w:eastAsiaTheme="minorEastAsia" w:hAnsiTheme="minorEastAsia"/>
          <w:sz w:val="28"/>
          <w:szCs w:val="24"/>
        </w:rPr>
        <w:t>3.3.</w:t>
      </w:r>
      <w:r w:rsidRPr="00D745FC">
        <w:rPr>
          <w:rFonts w:asciiTheme="minorEastAsia" w:eastAsiaTheme="minorEastAsia" w:hAnsiTheme="minorEastAsia" w:hint="eastAsia"/>
          <w:sz w:val="28"/>
          <w:szCs w:val="24"/>
        </w:rPr>
        <w:t>4</w:t>
      </w:r>
      <w:r w:rsidRPr="00A7774C">
        <w:rPr>
          <w:rFonts w:asciiTheme="minorEastAsia" w:eastAsiaTheme="minorEastAsia" w:hAnsiTheme="minorEastAsia"/>
          <w:sz w:val="28"/>
          <w:szCs w:val="24"/>
        </w:rPr>
        <w:t>ParticleSystem类</w:t>
      </w:r>
      <w:bookmarkEnd w:id="61"/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>class ParticleSystem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ArrayList&lt;Particle&gt; particles;    // An arraylist for all the particles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PVector origin;        // An origin point for where particles are </w:t>
      </w:r>
      <w:r w:rsidRPr="00A7774C">
        <w:rPr>
          <w:rFonts w:asciiTheme="minorEastAsia" w:eastAsiaTheme="minorEastAsia" w:hAnsiTheme="minorEastAsia"/>
          <w:szCs w:val="24"/>
        </w:rPr>
        <w:lastRenderedPageBreak/>
        <w:t>birthed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PImage img;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ParticleSystem(int num, PVector v, PImage img_)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particles = new ArrayList&lt;Particle&gt;();              // Initialize the arraylist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origin = v.get();                        // Store the origin point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img = img_;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for (int i = 0; i &lt; num; i++)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particles.add(new Particle(origin, img));    // Add "num" amount of particles to the arraylist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void run()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for (int i = particles.size()-1; i &gt;= 0; i--)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Particle p = particles.get(i);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p.run();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if (p.isDead())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  particles.remove(i);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// Method to add a force vector to all particles currently in the system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void applyForce(PVector dir)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// Enhanced loop!!!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for (Particle p: particles)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  p.applyForce(dir);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  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void addParticle() {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  particles.add(new Particle(origin, img));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 xml:space="preserve">  }</w:t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/>
          <w:szCs w:val="24"/>
        </w:rPr>
        <w:t>}</w:t>
      </w:r>
    </w:p>
    <w:p w:rsidR="001F3AE1" w:rsidRPr="00D745FC" w:rsidRDefault="001F3AE1">
      <w:pPr>
        <w:widowControl/>
        <w:jc w:val="left"/>
        <w:rPr>
          <w:rFonts w:asciiTheme="minorEastAsia" w:eastAsiaTheme="minorEastAsia" w:hAnsiTheme="minorEastAsia" w:cstheme="majorBidi"/>
          <w:b/>
          <w:bCs/>
          <w:sz w:val="28"/>
          <w:szCs w:val="24"/>
        </w:rPr>
      </w:pPr>
      <w:r w:rsidRPr="00D745FC">
        <w:rPr>
          <w:rFonts w:asciiTheme="minorEastAsia" w:eastAsiaTheme="minorEastAsia" w:hAnsiTheme="minorEastAsia"/>
          <w:sz w:val="28"/>
          <w:szCs w:val="24"/>
        </w:rPr>
        <w:br w:type="page"/>
      </w:r>
    </w:p>
    <w:p w:rsidR="00A7774C" w:rsidRPr="00A7774C" w:rsidRDefault="00A7774C" w:rsidP="00A7774C">
      <w:pPr>
        <w:pStyle w:val="2"/>
        <w:rPr>
          <w:rFonts w:asciiTheme="minorEastAsia" w:eastAsiaTheme="minorEastAsia" w:hAnsiTheme="minorEastAsia"/>
          <w:sz w:val="28"/>
          <w:szCs w:val="24"/>
        </w:rPr>
      </w:pPr>
      <w:bookmarkStart w:id="62" w:name="_Toc517513654"/>
      <w:r w:rsidRPr="00D745FC">
        <w:rPr>
          <w:rFonts w:asciiTheme="minorEastAsia" w:eastAsiaTheme="minorEastAsia" w:hAnsiTheme="minorEastAsia" w:hint="eastAsia"/>
          <w:sz w:val="28"/>
          <w:szCs w:val="24"/>
        </w:rPr>
        <w:lastRenderedPageBreak/>
        <w:t>3.</w:t>
      </w:r>
      <w:r w:rsidRPr="00A7774C">
        <w:rPr>
          <w:rFonts w:asciiTheme="minorEastAsia" w:eastAsiaTheme="minorEastAsia" w:hAnsiTheme="minorEastAsia" w:hint="eastAsia"/>
          <w:sz w:val="28"/>
          <w:szCs w:val="24"/>
        </w:rPr>
        <w:t>4.分形</w:t>
      </w:r>
      <w:bookmarkEnd w:id="62"/>
    </w:p>
    <w:p w:rsidR="00435F0B" w:rsidRPr="00D745FC" w:rsidRDefault="00A7774C" w:rsidP="00A7774C">
      <w:pPr>
        <w:pStyle w:val="3"/>
        <w:rPr>
          <w:rFonts w:asciiTheme="minorEastAsia" w:eastAsiaTheme="minorEastAsia" w:hAnsiTheme="minorEastAsia"/>
          <w:sz w:val="24"/>
        </w:rPr>
      </w:pPr>
      <w:bookmarkStart w:id="63" w:name="_Toc517513655"/>
      <w:r w:rsidRPr="00D745FC">
        <w:rPr>
          <w:rFonts w:asciiTheme="minorEastAsia" w:eastAsiaTheme="minorEastAsia" w:hAnsiTheme="minorEastAsia" w:hint="eastAsia"/>
          <w:sz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</w:rPr>
        <w:t>4.1实现效果/功能简介</w:t>
      </w:r>
      <w:bookmarkEnd w:id="63"/>
    </w:p>
    <w:p w:rsidR="00A7774C" w:rsidRPr="00D745FC" w:rsidRDefault="00A7774C" w:rsidP="00435F0B">
      <w:pPr>
        <w:rPr>
          <w:rFonts w:asciiTheme="minorEastAsia" w:eastAsiaTheme="minorEastAsia" w:hAnsiTheme="minorEastAsia"/>
        </w:rPr>
      </w:pPr>
      <w:r w:rsidRPr="00A7774C">
        <w:rPr>
          <w:rFonts w:asciiTheme="minorEastAsia" w:eastAsiaTheme="minorEastAsia" w:hAnsiTheme="minorEastAsia" w:cstheme="minorBidi" w:hint="eastAsia"/>
          <w:szCs w:val="22"/>
        </w:rPr>
        <w:t>根据分数</w:t>
      </w:r>
      <w:r w:rsidR="006C7687" w:rsidRPr="00D745FC">
        <w:rPr>
          <w:rFonts w:asciiTheme="minorEastAsia" w:eastAsiaTheme="minorEastAsia" w:hAnsiTheme="minorEastAsia" w:cstheme="minorBidi" w:hint="eastAsia"/>
          <w:szCs w:val="22"/>
        </w:rPr>
        <w:t>利用迭代的方法</w:t>
      </w:r>
      <w:r w:rsidRPr="00A7774C">
        <w:rPr>
          <w:rFonts w:asciiTheme="minorEastAsia" w:eastAsiaTheme="minorEastAsia" w:hAnsiTheme="minorEastAsia" w:hint="eastAsia"/>
        </w:rPr>
        <w:t>构造分形树</w:t>
      </w:r>
      <w:r w:rsidR="006C7687" w:rsidRPr="00D745FC">
        <w:rPr>
          <w:rFonts w:asciiTheme="minorEastAsia" w:eastAsiaTheme="minorEastAsia" w:hAnsiTheme="minorEastAsia" w:hint="eastAsia"/>
        </w:rPr>
        <w:t>，分数即为获取的材料数目,一个材料可以建造一段树枝。当树枝长度小于8是，颜色由棕色变为绿色，即为构造叶片。</w:t>
      </w:r>
    </w:p>
    <w:p w:rsidR="001F3AE1" w:rsidRPr="00A7774C" w:rsidRDefault="001F3AE1" w:rsidP="00435F0B">
      <w:pPr>
        <w:rPr>
          <w:rFonts w:asciiTheme="minorEastAsia" w:eastAsiaTheme="minorEastAsia" w:hAnsiTheme="minorEastAsia"/>
        </w:rPr>
      </w:pPr>
      <w:r w:rsidRPr="00D745FC">
        <w:rPr>
          <w:rFonts w:asciiTheme="minorEastAsia" w:eastAsiaTheme="minorEastAsia" w:hAnsiTheme="minorEastAsia"/>
          <w:noProof/>
        </w:rPr>
        <w:drawing>
          <wp:inline distT="0" distB="0" distL="0" distR="0" wp14:anchorId="35F993BD" wp14:editId="42A57C32">
            <wp:extent cx="2496544" cy="2705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232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FC">
        <w:rPr>
          <w:rFonts w:asciiTheme="minorEastAsia" w:eastAsiaTheme="minorEastAsia" w:hAnsiTheme="minorEastAsia"/>
          <w:noProof/>
        </w:rPr>
        <w:t xml:space="preserve"> </w:t>
      </w:r>
      <w:r w:rsidRPr="00D745FC">
        <w:rPr>
          <w:rFonts w:asciiTheme="minorEastAsia" w:eastAsiaTheme="minorEastAsia" w:hAnsiTheme="minorEastAsia"/>
          <w:noProof/>
        </w:rPr>
        <w:drawing>
          <wp:inline distT="0" distB="0" distL="0" distR="0" wp14:anchorId="619A6F64" wp14:editId="7CB03860">
            <wp:extent cx="2556115" cy="22383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5594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FC">
        <w:rPr>
          <w:rFonts w:asciiTheme="minorEastAsia" w:eastAsiaTheme="minorEastAsia" w:hAnsiTheme="minorEastAsia"/>
          <w:noProof/>
        </w:rPr>
        <w:drawing>
          <wp:inline distT="0" distB="0" distL="0" distR="0" wp14:anchorId="0F6FAE0B" wp14:editId="4A749684">
            <wp:extent cx="4003956" cy="3371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665" cy="33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pStyle w:val="3"/>
        <w:rPr>
          <w:rFonts w:asciiTheme="minorEastAsia" w:eastAsiaTheme="minorEastAsia" w:hAnsiTheme="minorEastAsia"/>
          <w:sz w:val="24"/>
        </w:rPr>
      </w:pPr>
      <w:bookmarkStart w:id="64" w:name="_Toc517513656"/>
      <w:r w:rsidRPr="00D745FC">
        <w:rPr>
          <w:rFonts w:asciiTheme="minorEastAsia" w:eastAsiaTheme="minorEastAsia" w:hAnsiTheme="minorEastAsia" w:hint="eastAsia"/>
          <w:sz w:val="24"/>
        </w:rPr>
        <w:lastRenderedPageBreak/>
        <w:t>3.</w:t>
      </w:r>
      <w:r w:rsidRPr="00A7774C">
        <w:rPr>
          <w:rFonts w:asciiTheme="minorEastAsia" w:eastAsiaTheme="minorEastAsia" w:hAnsiTheme="minorEastAsia" w:hint="eastAsia"/>
          <w:sz w:val="24"/>
        </w:rPr>
        <w:t>4.2</w:t>
      </w:r>
      <w:r w:rsidR="00FC52FC" w:rsidRPr="00D745FC">
        <w:rPr>
          <w:rFonts w:asciiTheme="minorEastAsia" w:eastAsiaTheme="minorEastAsia" w:hAnsiTheme="minorEastAsia" w:hint="eastAsia"/>
          <w:sz w:val="24"/>
        </w:rPr>
        <w:t>核心</w:t>
      </w:r>
      <w:r w:rsidRPr="00A7774C">
        <w:rPr>
          <w:rFonts w:asciiTheme="minorEastAsia" w:eastAsiaTheme="minorEastAsia" w:hAnsiTheme="minorEastAsia" w:hint="eastAsia"/>
          <w:sz w:val="24"/>
        </w:rPr>
        <w:t>代码:</w:t>
      </w:r>
      <w:bookmarkEnd w:id="64"/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b/>
          <w:sz w:val="21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75BF1A78" wp14:editId="3F67699A">
            <wp:extent cx="2221200" cy="30888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12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b/>
          <w:sz w:val="21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7D4B0418" wp14:editId="41E9140A">
            <wp:extent cx="2084400" cy="54360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5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spacing w:line="300" w:lineRule="auto"/>
        <w:jc w:val="left"/>
        <w:rPr>
          <w:rFonts w:asciiTheme="minorEastAsia" w:eastAsiaTheme="minorEastAsia" w:hAnsiTheme="minorEastAsia"/>
          <w:b/>
          <w:sz w:val="21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25B29F46" wp14:editId="5094F986">
            <wp:extent cx="2480400" cy="3319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FC52FC">
      <w:pPr>
        <w:pStyle w:val="2"/>
        <w:rPr>
          <w:rFonts w:asciiTheme="minorEastAsia" w:eastAsiaTheme="minorEastAsia" w:hAnsiTheme="minorEastAsia"/>
          <w:sz w:val="28"/>
          <w:szCs w:val="24"/>
        </w:rPr>
      </w:pPr>
      <w:bookmarkStart w:id="65" w:name="_Toc517513657"/>
      <w:r w:rsidRPr="00D745FC">
        <w:rPr>
          <w:rFonts w:asciiTheme="minorEastAsia" w:eastAsiaTheme="minorEastAsia" w:hAnsiTheme="minorEastAsia" w:hint="eastAsia"/>
          <w:sz w:val="28"/>
          <w:szCs w:val="24"/>
        </w:rPr>
        <w:lastRenderedPageBreak/>
        <w:t>3.</w:t>
      </w:r>
      <w:r w:rsidRPr="00A7774C">
        <w:rPr>
          <w:rFonts w:asciiTheme="minorEastAsia" w:eastAsiaTheme="minorEastAsia" w:hAnsiTheme="minorEastAsia" w:hint="eastAsia"/>
          <w:sz w:val="28"/>
          <w:szCs w:val="24"/>
        </w:rPr>
        <w:t>5.碰撞检测</w:t>
      </w:r>
      <w:bookmarkEnd w:id="65"/>
    </w:p>
    <w:p w:rsidR="00FC52FC" w:rsidRPr="00D745FC" w:rsidRDefault="00A7774C" w:rsidP="00FC52F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66" w:name="_Toc517513658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5.1实现效果/功能简介</w:t>
      </w:r>
      <w:bookmarkEnd w:id="66"/>
    </w:p>
    <w:p w:rsidR="00A7774C" w:rsidRPr="00D745FC" w:rsidRDefault="00A7774C" w:rsidP="00FC52FC">
      <w:pPr>
        <w:rPr>
          <w:rFonts w:asciiTheme="minorEastAsia" w:eastAsiaTheme="minorEastAsia" w:hAnsiTheme="minorEastAsia"/>
          <w:szCs w:val="24"/>
        </w:rPr>
      </w:pPr>
      <w:r w:rsidRPr="00A7774C">
        <w:rPr>
          <w:rFonts w:asciiTheme="minorEastAsia" w:eastAsiaTheme="minorEastAsia" w:hAnsiTheme="minorEastAsia" w:hint="eastAsia"/>
          <w:szCs w:val="24"/>
        </w:rPr>
        <w:t>判断子弹和敌机接触/得分,飞机和敌机接触/game over</w:t>
      </w:r>
    </w:p>
    <w:p w:rsidR="006C7687" w:rsidRPr="00A7774C" w:rsidRDefault="006C7687" w:rsidP="00FC52FC">
      <w:pPr>
        <w:rPr>
          <w:rFonts w:asciiTheme="minorEastAsia" w:eastAsiaTheme="minorEastAsia" w:hAnsiTheme="minorEastAsia"/>
          <w:szCs w:val="24"/>
        </w:rPr>
      </w:pPr>
      <w:r w:rsidRPr="00D745FC">
        <w:rPr>
          <w:rFonts w:asciiTheme="minorEastAsia" w:eastAsiaTheme="minorEastAsia" w:hAnsiTheme="minorEastAsia" w:hint="eastAsia"/>
          <w:szCs w:val="24"/>
        </w:rPr>
        <w:t>具体为对于每一架敌机，计算其检测点与子弹检测点和我方飞机检测点的距离,距离小于某一参数视为碰撞发生，则可用代码控制相应事件发生如游戏结束，分数增加，子弹与敌机抵消。</w:t>
      </w:r>
    </w:p>
    <w:p w:rsidR="00A7774C" w:rsidRPr="00A7774C" w:rsidRDefault="00A7774C" w:rsidP="00FC52FC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67" w:name="_Toc517513659"/>
      <w:r w:rsidRPr="00D745FC">
        <w:rPr>
          <w:rFonts w:asciiTheme="minorEastAsia" w:eastAsiaTheme="minorEastAsia" w:hAnsiTheme="minorEastAsia" w:hint="eastAsia"/>
          <w:sz w:val="24"/>
          <w:szCs w:val="24"/>
        </w:rPr>
        <w:t>3.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5.2</w:t>
      </w:r>
      <w:r w:rsidR="00FC52FC" w:rsidRPr="00D745FC">
        <w:rPr>
          <w:rFonts w:asciiTheme="minorEastAsia" w:eastAsiaTheme="minorEastAsia" w:hAnsiTheme="minorEastAsia" w:hint="eastAsia"/>
          <w:sz w:val="24"/>
          <w:szCs w:val="24"/>
        </w:rPr>
        <w:t>核心</w:t>
      </w:r>
      <w:r w:rsidRPr="00A7774C">
        <w:rPr>
          <w:rFonts w:asciiTheme="minorEastAsia" w:eastAsiaTheme="minorEastAsia" w:hAnsiTheme="minorEastAsia" w:hint="eastAsia"/>
          <w:sz w:val="24"/>
          <w:szCs w:val="24"/>
        </w:rPr>
        <w:t>代码:</w:t>
      </w:r>
      <w:bookmarkEnd w:id="67"/>
    </w:p>
    <w:p w:rsidR="00A7774C" w:rsidRPr="00A7774C" w:rsidRDefault="00A7774C" w:rsidP="00A7774C">
      <w:pPr>
        <w:rPr>
          <w:rFonts w:asciiTheme="minorEastAsia" w:eastAsiaTheme="minorEastAsia" w:hAnsiTheme="minorEastAsia" w:cstheme="minorBidi"/>
          <w:sz w:val="21"/>
          <w:szCs w:val="22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7E357340" wp14:editId="63935BD4">
            <wp:extent cx="5274310" cy="2143299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C" w:rsidRPr="00A7774C" w:rsidRDefault="00A7774C" w:rsidP="00A7774C">
      <w:pPr>
        <w:rPr>
          <w:rFonts w:asciiTheme="minorEastAsia" w:eastAsiaTheme="minorEastAsia" w:hAnsiTheme="minorEastAsia" w:cstheme="minorBidi"/>
          <w:sz w:val="21"/>
          <w:szCs w:val="22"/>
        </w:rPr>
      </w:pPr>
      <w:r w:rsidRPr="00A7774C">
        <w:rPr>
          <w:rFonts w:asciiTheme="minorEastAsia" w:eastAsiaTheme="minorEastAsia" w:hAnsiTheme="minorEastAsia" w:cstheme="minorBidi"/>
          <w:noProof/>
          <w:sz w:val="21"/>
          <w:szCs w:val="22"/>
        </w:rPr>
        <w:drawing>
          <wp:inline distT="0" distB="0" distL="0" distR="0" wp14:anchorId="2736BE57" wp14:editId="7A30DFC7">
            <wp:extent cx="3078000" cy="16308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D8" w:rsidRPr="00D745FC" w:rsidRDefault="008E48D8" w:rsidP="008E48D8">
      <w:pPr>
        <w:rPr>
          <w:rFonts w:asciiTheme="minorEastAsia" w:eastAsiaTheme="minorEastAsia" w:hAnsiTheme="minorEastAsia"/>
          <w:b/>
          <w:kern w:val="32"/>
          <w:sz w:val="44"/>
          <w:szCs w:val="24"/>
        </w:rPr>
      </w:pPr>
    </w:p>
    <w:p w:rsidR="001C232E" w:rsidRPr="00D745FC" w:rsidRDefault="001C232E" w:rsidP="008E48D8">
      <w:pPr>
        <w:rPr>
          <w:rFonts w:asciiTheme="minorEastAsia" w:eastAsiaTheme="minorEastAsia" w:hAnsiTheme="minorEastAsia"/>
          <w:b/>
          <w:kern w:val="32"/>
          <w:sz w:val="32"/>
          <w:szCs w:val="24"/>
        </w:rPr>
      </w:pPr>
      <w:r w:rsidRPr="00D745FC">
        <w:rPr>
          <w:rFonts w:asciiTheme="minorEastAsia" w:eastAsiaTheme="minorEastAsia" w:hAnsiTheme="minorEastAsia"/>
          <w:b/>
          <w:kern w:val="32"/>
          <w:sz w:val="32"/>
          <w:szCs w:val="24"/>
        </w:rPr>
        <w:br w:type="page"/>
      </w:r>
      <w:bookmarkStart w:id="68" w:name="_Toc197182434"/>
      <w:bookmarkStart w:id="69" w:name="_Toc197783520"/>
      <w:bookmarkStart w:id="70" w:name="_Toc18008"/>
      <w:bookmarkStart w:id="71" w:name="_Toc3474"/>
      <w:bookmarkStart w:id="72" w:name="_Toc23581"/>
      <w:bookmarkStart w:id="73" w:name="_Toc211047346"/>
      <w:bookmarkStart w:id="74" w:name="_Toc213724249"/>
      <w:bookmarkStart w:id="75" w:name="_Toc1915"/>
      <w:bookmarkStart w:id="76" w:name="_Toc213577500"/>
      <w:bookmarkStart w:id="77" w:name="_Toc420098798"/>
      <w:bookmarkStart w:id="78" w:name="_Toc454357119"/>
      <w:bookmarkEnd w:id="5"/>
    </w:p>
    <w:p w:rsidR="001C232E" w:rsidRPr="006E08E2" w:rsidRDefault="001C232E" w:rsidP="001C232E">
      <w:pPr>
        <w:pStyle w:val="1"/>
        <w:rPr>
          <w:rFonts w:asciiTheme="minorEastAsia" w:eastAsiaTheme="minorEastAsia" w:hAnsiTheme="minorEastAsia"/>
          <w:kern w:val="32"/>
          <w:sz w:val="32"/>
          <w:szCs w:val="24"/>
        </w:rPr>
      </w:pPr>
      <w:bookmarkStart w:id="79" w:name="_Toc517513660"/>
      <w:r w:rsidRPr="006E08E2">
        <w:rPr>
          <w:rFonts w:asciiTheme="minorEastAsia" w:eastAsiaTheme="minorEastAsia" w:hAnsiTheme="minorEastAsia"/>
          <w:kern w:val="32"/>
          <w:sz w:val="32"/>
          <w:szCs w:val="24"/>
        </w:rPr>
        <w:lastRenderedPageBreak/>
        <w:t>第</w:t>
      </w:r>
      <w:r w:rsidRPr="006E08E2">
        <w:rPr>
          <w:rFonts w:asciiTheme="minorEastAsia" w:eastAsiaTheme="minorEastAsia" w:hAnsiTheme="minorEastAsia" w:hint="eastAsia"/>
          <w:kern w:val="32"/>
          <w:sz w:val="32"/>
          <w:szCs w:val="24"/>
        </w:rPr>
        <w:t>4</w:t>
      </w:r>
      <w:r w:rsidRPr="006E08E2">
        <w:rPr>
          <w:rFonts w:asciiTheme="minorEastAsia" w:eastAsiaTheme="minorEastAsia" w:hAnsiTheme="minorEastAsia"/>
          <w:kern w:val="32"/>
          <w:sz w:val="32"/>
          <w:szCs w:val="24"/>
        </w:rPr>
        <w:t xml:space="preserve">章 </w:t>
      </w:r>
      <w:r w:rsidRPr="006E08E2">
        <w:rPr>
          <w:rFonts w:asciiTheme="minorEastAsia" w:eastAsiaTheme="minorEastAsia" w:hAnsiTheme="minorEastAsia" w:hint="eastAsia"/>
          <w:kern w:val="32"/>
          <w:sz w:val="32"/>
          <w:szCs w:val="24"/>
        </w:rPr>
        <w:t>总结与展望</w:t>
      </w:r>
      <w:bookmarkEnd w:id="79"/>
    </w:p>
    <w:p w:rsidR="00F848E7" w:rsidRPr="00F848E7" w:rsidRDefault="001C232E" w:rsidP="00AB7842">
      <w:pPr>
        <w:pStyle w:val="2"/>
        <w:rPr>
          <w:rFonts w:asciiTheme="minorEastAsia" w:eastAsiaTheme="minorEastAsia" w:hAnsiTheme="minorEastAsia"/>
          <w:bCs w:val="0"/>
          <w:kern w:val="32"/>
          <w:sz w:val="28"/>
          <w:szCs w:val="28"/>
        </w:rPr>
      </w:pPr>
      <w:bookmarkStart w:id="80" w:name="_Toc517513661"/>
      <w:r w:rsidRPr="006E08E2">
        <w:rPr>
          <w:rFonts w:asciiTheme="minorEastAsia" w:eastAsiaTheme="minorEastAsia" w:hAnsiTheme="minorEastAsia" w:hint="eastAsia"/>
          <w:bCs w:val="0"/>
          <w:kern w:val="28"/>
          <w:sz w:val="28"/>
          <w:szCs w:val="28"/>
        </w:rPr>
        <w:t>4</w:t>
      </w:r>
      <w:r w:rsidR="00F848E7" w:rsidRPr="00F848E7">
        <w:rPr>
          <w:rFonts w:asciiTheme="minorEastAsia" w:eastAsiaTheme="minorEastAsia" w:hAnsiTheme="minorEastAsia"/>
          <w:kern w:val="28"/>
          <w:sz w:val="28"/>
          <w:szCs w:val="28"/>
        </w:rPr>
        <w:t>.1</w:t>
      </w:r>
      <w:bookmarkEnd w:id="68"/>
      <w:bookmarkEnd w:id="69"/>
      <w:r w:rsidR="00F848E7" w:rsidRPr="00F848E7">
        <w:rPr>
          <w:rFonts w:asciiTheme="minorEastAsia" w:eastAsiaTheme="minorEastAsia" w:hAnsiTheme="minorEastAsia"/>
          <w:kern w:val="28"/>
          <w:sz w:val="28"/>
          <w:szCs w:val="28"/>
        </w:rPr>
        <w:t xml:space="preserve"> </w:t>
      </w:r>
      <w:bookmarkEnd w:id="70"/>
      <w:bookmarkEnd w:id="71"/>
      <w:bookmarkEnd w:id="72"/>
      <w:bookmarkEnd w:id="73"/>
      <w:bookmarkEnd w:id="74"/>
      <w:bookmarkEnd w:id="75"/>
      <w:bookmarkEnd w:id="76"/>
      <w:r w:rsidR="00F848E7" w:rsidRPr="00F848E7">
        <w:rPr>
          <w:rFonts w:asciiTheme="minorEastAsia" w:eastAsiaTheme="minorEastAsia" w:hAnsiTheme="minorEastAsia"/>
          <w:kern w:val="28"/>
          <w:sz w:val="28"/>
          <w:szCs w:val="28"/>
        </w:rPr>
        <w:t>本文内容的总结</w:t>
      </w:r>
      <w:bookmarkEnd w:id="77"/>
      <w:bookmarkEnd w:id="78"/>
      <w:bookmarkEnd w:id="80"/>
    </w:p>
    <w:p w:rsidR="00F848E7" w:rsidRDefault="00AB7842" w:rsidP="00AB7842">
      <w:pPr>
        <w:pStyle w:val="3"/>
        <w:rPr>
          <w:rFonts w:asciiTheme="minorEastAsia" w:eastAsiaTheme="minorEastAsia" w:hAnsiTheme="minorEastAsia"/>
          <w:kern w:val="24"/>
          <w:sz w:val="24"/>
          <w:szCs w:val="28"/>
        </w:rPr>
      </w:pPr>
      <w:bookmarkStart w:id="81" w:name="_Toc454357120"/>
      <w:bookmarkStart w:id="82" w:name="_Toc517513662"/>
      <w:r w:rsidRPr="004A7DED">
        <w:rPr>
          <w:rFonts w:asciiTheme="minorEastAsia" w:eastAsiaTheme="minorEastAsia" w:hAnsiTheme="minorEastAsia" w:hint="eastAsia"/>
          <w:kern w:val="24"/>
          <w:sz w:val="24"/>
          <w:szCs w:val="28"/>
        </w:rPr>
        <w:t>4</w:t>
      </w:r>
      <w:r w:rsidR="00F848E7" w:rsidRPr="00F848E7">
        <w:rPr>
          <w:rFonts w:asciiTheme="minorEastAsia" w:eastAsiaTheme="minorEastAsia" w:hAnsiTheme="minorEastAsia"/>
          <w:kern w:val="24"/>
          <w:sz w:val="24"/>
          <w:szCs w:val="28"/>
        </w:rPr>
        <w:t xml:space="preserve">.1.1 </w:t>
      </w:r>
      <w:r w:rsidR="00F848E7" w:rsidRPr="00F848E7">
        <w:rPr>
          <w:rFonts w:asciiTheme="minorEastAsia" w:eastAsiaTheme="minorEastAsia" w:hAnsiTheme="minorEastAsia" w:hint="eastAsia"/>
          <w:kern w:val="24"/>
          <w:sz w:val="24"/>
          <w:szCs w:val="28"/>
        </w:rPr>
        <w:t>课题</w:t>
      </w:r>
      <w:r w:rsidR="00F848E7" w:rsidRPr="00F848E7">
        <w:rPr>
          <w:rFonts w:asciiTheme="minorEastAsia" w:eastAsiaTheme="minorEastAsia" w:hAnsiTheme="minorEastAsia"/>
          <w:kern w:val="24"/>
          <w:sz w:val="24"/>
          <w:szCs w:val="28"/>
        </w:rPr>
        <w:t>创新点</w:t>
      </w:r>
      <w:bookmarkEnd w:id="81"/>
      <w:bookmarkEnd w:id="82"/>
    </w:p>
    <w:p w:rsidR="004A7DED" w:rsidRPr="004A7DED" w:rsidRDefault="004A7DED" w:rsidP="004A7DED">
      <w:r>
        <w:rPr>
          <w:rFonts w:hint="eastAsia"/>
        </w:rPr>
        <w:t>本游戏将游戏性与艺术性结合</w:t>
      </w:r>
      <w:r>
        <w:rPr>
          <w:rFonts w:hint="eastAsia"/>
        </w:rPr>
        <w:t>,</w:t>
      </w:r>
      <w:r>
        <w:rPr>
          <w:rFonts w:hint="eastAsia"/>
        </w:rPr>
        <w:t>让玩家在游玩的过程中了解到分形图案的</w:t>
      </w:r>
      <w:r w:rsidR="008634B4">
        <w:rPr>
          <w:rFonts w:hint="eastAsia"/>
        </w:rPr>
        <w:t>规律</w:t>
      </w:r>
      <w:r>
        <w:rPr>
          <w:rFonts w:hint="eastAsia"/>
        </w:rPr>
        <w:t>性</w:t>
      </w:r>
      <w:r w:rsidR="008634B4">
        <w:rPr>
          <w:rFonts w:hint="eastAsia"/>
        </w:rPr>
        <w:t>以及同自然界的紧密关系</w:t>
      </w:r>
      <w:r>
        <w:rPr>
          <w:rFonts w:hint="eastAsia"/>
        </w:rPr>
        <w:t>。</w:t>
      </w:r>
    </w:p>
    <w:p w:rsidR="00F848E7" w:rsidRDefault="00AB7842" w:rsidP="00AB7842">
      <w:pPr>
        <w:pStyle w:val="3"/>
        <w:rPr>
          <w:rFonts w:asciiTheme="minorEastAsia" w:eastAsiaTheme="minorEastAsia" w:hAnsiTheme="minorEastAsia"/>
          <w:kern w:val="24"/>
          <w:sz w:val="24"/>
          <w:szCs w:val="28"/>
        </w:rPr>
      </w:pPr>
      <w:bookmarkStart w:id="83" w:name="_Toc454357121"/>
      <w:bookmarkStart w:id="84" w:name="_Toc517513663"/>
      <w:r w:rsidRPr="004A7DED">
        <w:rPr>
          <w:rFonts w:asciiTheme="minorEastAsia" w:eastAsiaTheme="minorEastAsia" w:hAnsiTheme="minorEastAsia" w:hint="eastAsia"/>
          <w:kern w:val="24"/>
          <w:sz w:val="24"/>
          <w:szCs w:val="28"/>
        </w:rPr>
        <w:t>4</w:t>
      </w:r>
      <w:r w:rsidR="00F848E7" w:rsidRPr="00F848E7">
        <w:rPr>
          <w:rFonts w:asciiTheme="minorEastAsia" w:eastAsiaTheme="minorEastAsia" w:hAnsiTheme="minorEastAsia"/>
          <w:kern w:val="24"/>
          <w:sz w:val="24"/>
          <w:szCs w:val="28"/>
        </w:rPr>
        <w:t>.1.2 工作总结</w:t>
      </w:r>
      <w:bookmarkEnd w:id="83"/>
      <w:bookmarkEnd w:id="84"/>
    </w:p>
    <w:p w:rsidR="004A7DED" w:rsidRPr="00987EA4" w:rsidRDefault="008634B4" w:rsidP="004A7DED">
      <w:pPr>
        <w:rPr>
          <w:rFonts w:asciiTheme="minorHAnsi" w:eastAsiaTheme="minorEastAsia" w:hAnsiTheme="minorHAnsi" w:cstheme="minorBidi"/>
          <w:szCs w:val="22"/>
        </w:rPr>
      </w:pPr>
      <w:bookmarkStart w:id="85" w:name="_Toc454357122"/>
      <w:r>
        <w:rPr>
          <w:rFonts w:asciiTheme="minorHAnsi" w:eastAsiaTheme="minorEastAsia" w:hAnsiTheme="minorHAnsi" w:cstheme="minorBidi" w:hint="eastAsia"/>
          <w:sz w:val="21"/>
          <w:szCs w:val="22"/>
        </w:rPr>
        <w:tab/>
      </w:r>
      <w:r w:rsidR="004A7DED" w:rsidRPr="00987EA4">
        <w:rPr>
          <w:rFonts w:asciiTheme="minorHAnsi" w:eastAsiaTheme="minorEastAsia" w:hAnsiTheme="minorHAnsi" w:cstheme="minorBidi" w:hint="eastAsia"/>
          <w:szCs w:val="22"/>
        </w:rPr>
        <w:t>大致工作步骤如下：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确定主体</w:t>
      </w:r>
      <w:r w:rsidRPr="00987EA4">
        <w:rPr>
          <w:rFonts w:asciiTheme="minorHAnsi" w:eastAsiaTheme="minorEastAsia" w:hAnsiTheme="minorHAnsi" w:cstheme="minorBidi" w:hint="eastAsia"/>
          <w:szCs w:val="22"/>
        </w:rPr>
        <w:t>:</w:t>
      </w:r>
      <w:r w:rsidRPr="00987EA4">
        <w:rPr>
          <w:rFonts w:asciiTheme="minorHAnsi" w:eastAsiaTheme="minorEastAsia" w:hAnsiTheme="minorHAnsi" w:cstheme="minorBidi" w:hint="eastAsia"/>
          <w:szCs w:val="22"/>
        </w:rPr>
        <w:t>飞机、敌机、子弹，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写每个类</w:t>
      </w:r>
      <w:r w:rsidRPr="00987EA4">
        <w:rPr>
          <w:rFonts w:asciiTheme="minorHAnsi" w:eastAsiaTheme="minorEastAsia" w:hAnsiTheme="minorHAnsi" w:cstheme="minorBidi" w:hint="eastAsia"/>
          <w:szCs w:val="22"/>
        </w:rPr>
        <w:t>,</w:t>
      </w:r>
      <w:r w:rsidRPr="00987EA4">
        <w:rPr>
          <w:rFonts w:asciiTheme="minorHAnsi" w:eastAsiaTheme="minorEastAsia" w:hAnsiTheme="minorHAnsi" w:cstheme="minorBidi" w:hint="eastAsia"/>
          <w:szCs w:val="22"/>
        </w:rPr>
        <w:t>以及其绘制函数，敌机和子弹数目多，</w:t>
      </w:r>
    </w:p>
    <w:p w:rsidR="004A7DED" w:rsidRPr="00987EA4" w:rsidRDefault="004A7DED" w:rsidP="004A7DED">
      <w:pPr>
        <w:ind w:left="360"/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本来想用数组来表示，后来觉得还是用</w:t>
      </w:r>
      <w:r w:rsidRPr="00987EA4">
        <w:rPr>
          <w:rFonts w:asciiTheme="minorHAnsi" w:eastAsiaTheme="minorEastAsia" w:hAnsiTheme="minorHAnsi" w:cstheme="minorBidi"/>
          <w:szCs w:val="22"/>
        </w:rPr>
        <w:t>LinkedList</w:t>
      </w:r>
      <w:r w:rsidRPr="00987EA4">
        <w:rPr>
          <w:rFonts w:asciiTheme="minorHAnsi" w:eastAsiaTheme="minorEastAsia" w:hAnsiTheme="minorHAnsi" w:cstheme="minorBidi"/>
          <w:szCs w:val="22"/>
        </w:rPr>
        <w:t>增减方便</w:t>
      </w:r>
      <w:r w:rsidRPr="00987EA4">
        <w:rPr>
          <w:rFonts w:asciiTheme="minorHAnsi" w:eastAsiaTheme="minorEastAsia" w:hAnsiTheme="minorHAnsi" w:cstheme="minorBidi" w:hint="eastAsia"/>
          <w:szCs w:val="22"/>
        </w:rPr>
        <w:t>；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/>
          <w:szCs w:val="22"/>
        </w:rPr>
        <w:t>写计时器来按一定频率生成子弹</w:t>
      </w:r>
      <w:r w:rsidRPr="00987EA4">
        <w:rPr>
          <w:rFonts w:asciiTheme="minorHAnsi" w:eastAsiaTheme="minorEastAsia" w:hAnsiTheme="minorHAnsi" w:cstheme="minorBidi" w:hint="eastAsia"/>
          <w:szCs w:val="22"/>
        </w:rPr>
        <w:t>,</w:t>
      </w:r>
      <w:r w:rsidRPr="00987EA4">
        <w:rPr>
          <w:rFonts w:asciiTheme="minorHAnsi" w:eastAsiaTheme="minorEastAsia" w:hAnsiTheme="minorHAnsi" w:cstheme="minorBidi" w:hint="eastAsia"/>
          <w:szCs w:val="22"/>
        </w:rPr>
        <w:t>和敌机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写碰撞检测机制来使子弹与敌机在一定距离内相消</w:t>
      </w:r>
      <w:r w:rsidRPr="00987EA4">
        <w:rPr>
          <w:rFonts w:asciiTheme="minorHAnsi" w:eastAsiaTheme="minorEastAsia" w:hAnsiTheme="minorHAnsi" w:cstheme="minorBidi" w:hint="eastAsia"/>
          <w:szCs w:val="22"/>
        </w:rPr>
        <w:t>,</w:t>
      </w:r>
    </w:p>
    <w:p w:rsidR="004A7DED" w:rsidRPr="00987EA4" w:rsidRDefault="004A7DED" w:rsidP="004A7DED">
      <w:pPr>
        <w:ind w:left="360"/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然后依据该机制来使飞机与敌机在一定距离内触发</w:t>
      </w:r>
      <w:r w:rsidRPr="00987EA4">
        <w:rPr>
          <w:rFonts w:asciiTheme="minorHAnsi" w:eastAsiaTheme="minorEastAsia" w:hAnsiTheme="minorHAnsi" w:cstheme="minorBidi" w:hint="eastAsia"/>
          <w:szCs w:val="22"/>
        </w:rPr>
        <w:t>game over;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写游戏逻辑，如</w:t>
      </w:r>
      <w:r w:rsidRPr="00987EA4">
        <w:rPr>
          <w:rFonts w:asciiTheme="minorHAnsi" w:eastAsiaTheme="minorEastAsia" w:hAnsiTheme="minorHAnsi" w:cstheme="minorBidi" w:hint="eastAsia"/>
          <w:szCs w:val="22"/>
        </w:rPr>
        <w:t>game start.game over,level</w:t>
      </w:r>
      <w:r w:rsidRPr="00987EA4">
        <w:rPr>
          <w:rFonts w:asciiTheme="minorHAnsi" w:eastAsiaTheme="minorEastAsia" w:hAnsiTheme="minorHAnsi" w:cstheme="minorBidi" w:hint="eastAsia"/>
          <w:szCs w:val="22"/>
        </w:rPr>
        <w:t>来控制游戏由简单逐渐变困难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丰富游戏内容。在飞机尾翼加入两个以图片为粒子的系统，实现喷气效果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改进飞机控制方式</w:t>
      </w:r>
      <w:r w:rsidRPr="00987EA4">
        <w:rPr>
          <w:rFonts w:asciiTheme="minorHAnsi" w:eastAsiaTheme="minorEastAsia" w:hAnsiTheme="minorHAnsi" w:cstheme="minorBidi" w:hint="eastAsia"/>
          <w:szCs w:val="22"/>
        </w:rPr>
        <w:t>,</w:t>
      </w:r>
      <w:r w:rsidRPr="00987EA4">
        <w:rPr>
          <w:rFonts w:asciiTheme="minorHAnsi" w:eastAsiaTheme="minorEastAsia" w:hAnsiTheme="minorHAnsi" w:cstheme="minorBidi" w:hint="eastAsia"/>
          <w:szCs w:val="22"/>
        </w:rPr>
        <w:t>由鼠标随移随到，改为朝鼠标运动</w:t>
      </w:r>
      <w:r w:rsidRPr="00987EA4">
        <w:rPr>
          <w:rFonts w:asciiTheme="minorHAnsi" w:eastAsiaTheme="minorEastAsia" w:hAnsiTheme="minorHAnsi" w:cstheme="minorBidi" w:hint="eastAsia"/>
          <w:szCs w:val="22"/>
        </w:rPr>
        <w:t>,</w:t>
      </w:r>
      <w:r w:rsidRPr="00987EA4">
        <w:rPr>
          <w:rFonts w:asciiTheme="minorHAnsi" w:eastAsiaTheme="minorEastAsia" w:hAnsiTheme="minorHAnsi" w:cstheme="minorBidi" w:hint="eastAsia"/>
          <w:szCs w:val="22"/>
        </w:rPr>
        <w:t>使游戏更合理。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实现分形树，通过分数来控制分形树的生成，给玩家以反馈。</w:t>
      </w:r>
    </w:p>
    <w:p w:rsidR="004A7DED" w:rsidRPr="00987EA4" w:rsidRDefault="004A7DED" w:rsidP="004A7DED">
      <w:pPr>
        <w:numPr>
          <w:ilvl w:val="0"/>
          <w:numId w:val="1"/>
        </w:numPr>
        <w:rPr>
          <w:rFonts w:asciiTheme="minorHAnsi" w:eastAsiaTheme="minorEastAsia" w:hAnsiTheme="minorHAnsi" w:cstheme="minorBidi"/>
          <w:szCs w:val="22"/>
        </w:rPr>
      </w:pPr>
      <w:r w:rsidRPr="00987EA4">
        <w:rPr>
          <w:rFonts w:asciiTheme="minorHAnsi" w:eastAsiaTheme="minorEastAsia" w:hAnsiTheme="minorHAnsi" w:cstheme="minorBidi" w:hint="eastAsia"/>
          <w:szCs w:val="22"/>
        </w:rPr>
        <w:t>总结</w:t>
      </w:r>
      <w:r w:rsidRPr="00987EA4">
        <w:rPr>
          <w:rFonts w:asciiTheme="minorHAnsi" w:eastAsiaTheme="minorEastAsia" w:hAnsiTheme="minorHAnsi" w:cstheme="minorBidi" w:hint="eastAsia"/>
          <w:szCs w:val="22"/>
        </w:rPr>
        <w:t>:</w:t>
      </w:r>
      <w:r w:rsidRPr="00987EA4">
        <w:rPr>
          <w:rFonts w:asciiTheme="minorHAnsi" w:eastAsiaTheme="minorEastAsia" w:hAnsiTheme="minorHAnsi" w:cstheme="minorBidi" w:hint="eastAsia"/>
          <w:szCs w:val="22"/>
        </w:rPr>
        <w:t>总代码量为</w:t>
      </w:r>
      <w:r w:rsidRPr="00987EA4">
        <w:rPr>
          <w:rFonts w:asciiTheme="minorHAnsi" w:eastAsiaTheme="minorEastAsia" w:hAnsiTheme="minorHAnsi" w:cstheme="minorBidi" w:hint="eastAsia"/>
          <w:szCs w:val="22"/>
        </w:rPr>
        <w:t>350</w:t>
      </w:r>
      <w:r w:rsidRPr="00987EA4">
        <w:rPr>
          <w:rFonts w:asciiTheme="minorHAnsi" w:eastAsiaTheme="minorEastAsia" w:hAnsiTheme="minorHAnsi" w:cstheme="minorBidi" w:hint="eastAsia"/>
          <w:szCs w:val="22"/>
        </w:rPr>
        <w:t>多行</w:t>
      </w:r>
      <w:r w:rsidRPr="00987EA4">
        <w:rPr>
          <w:rFonts w:asciiTheme="minorHAnsi" w:eastAsiaTheme="minorEastAsia" w:hAnsiTheme="minorHAnsi" w:cstheme="minorBidi" w:hint="eastAsia"/>
          <w:szCs w:val="22"/>
        </w:rPr>
        <w:t>,</w:t>
      </w:r>
      <w:r w:rsidRPr="00987EA4">
        <w:rPr>
          <w:rFonts w:asciiTheme="minorHAnsi" w:eastAsiaTheme="minorEastAsia" w:hAnsiTheme="minorHAnsi" w:cstheme="minorBidi" w:hint="eastAsia"/>
          <w:szCs w:val="22"/>
        </w:rPr>
        <w:t>游戏的可玩性和效果都还可以。</w:t>
      </w:r>
    </w:p>
    <w:p w:rsidR="001C232E" w:rsidRDefault="00AB7842" w:rsidP="00AB7842">
      <w:pPr>
        <w:pStyle w:val="2"/>
        <w:rPr>
          <w:rFonts w:asciiTheme="minorEastAsia" w:eastAsiaTheme="minorEastAsia" w:hAnsiTheme="minorEastAsia"/>
          <w:kern w:val="24"/>
          <w:szCs w:val="24"/>
        </w:rPr>
      </w:pPr>
      <w:bookmarkStart w:id="86" w:name="_Toc517513664"/>
      <w:r w:rsidRPr="006E08E2">
        <w:rPr>
          <w:rFonts w:asciiTheme="minorEastAsia" w:eastAsiaTheme="minorEastAsia" w:hAnsiTheme="minorEastAsia" w:hint="eastAsia"/>
          <w:bCs w:val="0"/>
          <w:kern w:val="24"/>
          <w:szCs w:val="24"/>
        </w:rPr>
        <w:t>4</w:t>
      </w:r>
      <w:r w:rsidR="001C232E" w:rsidRPr="006E08E2">
        <w:rPr>
          <w:rFonts w:asciiTheme="minorEastAsia" w:eastAsiaTheme="minorEastAsia" w:hAnsiTheme="minorEastAsia"/>
          <w:kern w:val="24"/>
          <w:szCs w:val="24"/>
        </w:rPr>
        <w:t>.2 对今后工作的展望</w:t>
      </w:r>
      <w:bookmarkEnd w:id="85"/>
      <w:bookmarkEnd w:id="86"/>
    </w:p>
    <w:p w:rsidR="00F8469B" w:rsidRPr="004A7DED" w:rsidRDefault="008634B4" w:rsidP="004A7DED">
      <w:r>
        <w:rPr>
          <w:rFonts w:hint="eastAsia"/>
        </w:rPr>
        <w:tab/>
      </w:r>
      <w:r w:rsidR="00F8469B">
        <w:rPr>
          <w:rFonts w:hint="eastAsia"/>
        </w:rPr>
        <w:t>本次的游戏游戏设计，还</w:t>
      </w:r>
      <w:r w:rsidR="004A7DED" w:rsidRPr="004A7DED">
        <w:rPr>
          <w:rFonts w:hint="eastAsia"/>
        </w:rPr>
        <w:t>有许多功能、细节还有缺憾和不完善</w:t>
      </w:r>
      <w:r w:rsidR="00F8469B">
        <w:rPr>
          <w:rFonts w:hint="eastAsia"/>
        </w:rPr>
        <w:t>。如果有时间和经历还有很大的完善空间</w:t>
      </w:r>
      <w:r w:rsidR="00F8469B">
        <w:rPr>
          <w:rFonts w:hint="eastAsia"/>
        </w:rPr>
        <w:t>,</w:t>
      </w:r>
      <w:r>
        <w:rPr>
          <w:rFonts w:hint="eastAsia"/>
        </w:rPr>
        <w:t>在游戏性上</w:t>
      </w:r>
      <w:r w:rsidR="00F8469B">
        <w:rPr>
          <w:rFonts w:hint="eastAsia"/>
        </w:rPr>
        <w:t>可以添加新的游戏场景</w:t>
      </w:r>
      <w:r w:rsidR="00F8469B">
        <w:rPr>
          <w:rFonts w:hint="eastAsia"/>
        </w:rPr>
        <w:t>,</w:t>
      </w:r>
      <w:r w:rsidR="00F8469B">
        <w:rPr>
          <w:rFonts w:hint="eastAsia"/>
        </w:rPr>
        <w:t>对应新的分形图案</w:t>
      </w:r>
      <w:r w:rsidR="00F8469B">
        <w:rPr>
          <w:rFonts w:hint="eastAsia"/>
        </w:rPr>
        <w:t>,</w:t>
      </w:r>
      <w:r w:rsidR="00F8469B">
        <w:rPr>
          <w:rFonts w:hint="eastAsia"/>
        </w:rPr>
        <w:t>更多运动模式的敌机和</w:t>
      </w:r>
      <w:r>
        <w:rPr>
          <w:rFonts w:hint="eastAsia"/>
        </w:rPr>
        <w:t>炮弹</w:t>
      </w:r>
      <w:r w:rsidR="00F8469B">
        <w:rPr>
          <w:rFonts w:hint="eastAsia"/>
        </w:rPr>
        <w:t>,</w:t>
      </w:r>
      <w:r w:rsidR="00F8469B">
        <w:rPr>
          <w:rFonts w:hint="eastAsia"/>
        </w:rPr>
        <w:t>以及对玩家</w:t>
      </w:r>
      <w:r>
        <w:rPr>
          <w:rFonts w:hint="eastAsia"/>
        </w:rPr>
        <w:t>战机</w:t>
      </w:r>
      <w:r w:rsidR="00F8469B">
        <w:rPr>
          <w:rFonts w:hint="eastAsia"/>
        </w:rPr>
        <w:t>的升级系统设计等等</w:t>
      </w:r>
      <w:r w:rsidR="00F8469B">
        <w:rPr>
          <w:rFonts w:hint="eastAsia"/>
        </w:rPr>
        <w:t>,</w:t>
      </w:r>
      <w:r w:rsidR="00F8469B">
        <w:rPr>
          <w:rFonts w:hint="eastAsia"/>
        </w:rPr>
        <w:t>艺术性上也有很多的可改进之处</w:t>
      </w:r>
      <w:r w:rsidR="00F8469B">
        <w:rPr>
          <w:rFonts w:hint="eastAsia"/>
        </w:rPr>
        <w:t>,</w:t>
      </w:r>
      <w:r w:rsidR="00F8469B">
        <w:rPr>
          <w:rFonts w:hint="eastAsia"/>
        </w:rPr>
        <w:t>如更合适的游戏配色方案</w:t>
      </w:r>
      <w:r w:rsidR="00F8469B">
        <w:rPr>
          <w:rFonts w:hint="eastAsia"/>
        </w:rPr>
        <w:t>,</w:t>
      </w:r>
      <w:r w:rsidR="00F8469B">
        <w:rPr>
          <w:rFonts w:hint="eastAsia"/>
        </w:rPr>
        <w:t>更</w:t>
      </w:r>
      <w:r>
        <w:rPr>
          <w:rFonts w:hint="eastAsia"/>
        </w:rPr>
        <w:t>华丽的战机绘制方案</w:t>
      </w:r>
      <w:r>
        <w:rPr>
          <w:rFonts w:hint="eastAsia"/>
        </w:rPr>
        <w:t>,</w:t>
      </w:r>
      <w:r>
        <w:rPr>
          <w:rFonts w:hint="eastAsia"/>
        </w:rPr>
        <w:t>碰撞时可以生成一些带有艺术感的爆炸效果等。并且在碰撞检测上可以增加筛选机制，来减小计算量，使游戏不容易卡顿。</w:t>
      </w:r>
    </w:p>
    <w:p w:rsidR="00F848E7" w:rsidRPr="00D745FC" w:rsidRDefault="00F848E7">
      <w:pPr>
        <w:widowControl/>
        <w:jc w:val="left"/>
        <w:rPr>
          <w:rFonts w:asciiTheme="minorEastAsia" w:eastAsiaTheme="minorEastAsia" w:hAnsiTheme="minorEastAsia"/>
        </w:rPr>
      </w:pPr>
      <w:r w:rsidRPr="00D745FC">
        <w:rPr>
          <w:rFonts w:asciiTheme="minorEastAsia" w:eastAsiaTheme="minorEastAsia" w:hAnsiTheme="minorEastAsia"/>
        </w:rPr>
        <w:br w:type="page"/>
      </w:r>
    </w:p>
    <w:p w:rsidR="002B773C" w:rsidRPr="00D745FC" w:rsidRDefault="00F848E7" w:rsidP="00AB7842">
      <w:pPr>
        <w:pStyle w:val="1"/>
        <w:rPr>
          <w:rFonts w:asciiTheme="minorEastAsia" w:eastAsiaTheme="minorEastAsia" w:hAnsiTheme="minorEastAsia"/>
          <w:b w:val="0"/>
          <w:bCs w:val="0"/>
          <w:sz w:val="32"/>
          <w:szCs w:val="32"/>
        </w:rPr>
      </w:pPr>
      <w:bookmarkStart w:id="87" w:name="_Toc420098800"/>
      <w:bookmarkStart w:id="88" w:name="_Toc451933319"/>
      <w:bookmarkStart w:id="89" w:name="_Toc454357123"/>
      <w:bookmarkStart w:id="90" w:name="_Toc517513665"/>
      <w:r w:rsidRPr="00D745FC">
        <w:rPr>
          <w:rFonts w:asciiTheme="minorEastAsia" w:eastAsiaTheme="minorEastAsia" w:hAnsiTheme="minorEastAsia"/>
          <w:sz w:val="32"/>
          <w:szCs w:val="32"/>
        </w:rPr>
        <w:lastRenderedPageBreak/>
        <w:t>参考文献</w:t>
      </w:r>
      <w:bookmarkEnd w:id="87"/>
      <w:bookmarkEnd w:id="88"/>
      <w:bookmarkEnd w:id="89"/>
      <w:bookmarkEnd w:id="90"/>
    </w:p>
    <w:p w:rsidR="00F848E7" w:rsidRPr="00987EA4" w:rsidRDefault="00F848E7" w:rsidP="00F848E7">
      <w:pPr>
        <w:jc w:val="left"/>
        <w:rPr>
          <w:rFonts w:asciiTheme="minorEastAsia" w:eastAsiaTheme="minorEastAsia" w:hAnsiTheme="minorEastAsia"/>
          <w:bCs/>
          <w:szCs w:val="32"/>
        </w:rPr>
      </w:pPr>
      <w:r w:rsidRPr="00987EA4">
        <w:rPr>
          <w:rFonts w:asciiTheme="minorEastAsia" w:eastAsiaTheme="minorEastAsia" w:hAnsiTheme="minorEastAsia" w:hint="eastAsia"/>
          <w:bCs/>
          <w:szCs w:val="32"/>
        </w:rPr>
        <w:t>[1]</w:t>
      </w:r>
      <w:r w:rsidR="00EE5D07" w:rsidRPr="00EE5D07">
        <w:t xml:space="preserve"> </w:t>
      </w:r>
      <w:r w:rsidR="00D86848">
        <w:rPr>
          <w:rFonts w:hint="eastAsia"/>
        </w:rPr>
        <w:t xml:space="preserve">Adam Lake </w:t>
      </w:r>
      <w:r w:rsidR="00EE5D07" w:rsidRPr="00EE5D07">
        <w:rPr>
          <w:rFonts w:asciiTheme="minorEastAsia" w:eastAsiaTheme="minorEastAsia" w:hAnsiTheme="minorEastAsia"/>
          <w:bCs/>
          <w:szCs w:val="32"/>
        </w:rPr>
        <w:t>Game Programming Gems</w:t>
      </w:r>
      <w:r w:rsidR="00D86848">
        <w:rPr>
          <w:rFonts w:asciiTheme="minorEastAsia" w:eastAsiaTheme="minorEastAsia" w:hAnsiTheme="minorEastAsia" w:hint="eastAsia"/>
          <w:bCs/>
          <w:szCs w:val="32"/>
        </w:rPr>
        <w:t>[M]COURSE TECHNOLOGY,2011</w:t>
      </w:r>
    </w:p>
    <w:p w:rsidR="00F848E7" w:rsidRPr="00987EA4" w:rsidRDefault="00E618DD" w:rsidP="00F848E7">
      <w:pPr>
        <w:jc w:val="left"/>
        <w:rPr>
          <w:rFonts w:asciiTheme="minorEastAsia" w:eastAsiaTheme="minorEastAsia" w:hAnsiTheme="minorEastAsia"/>
          <w:bCs/>
          <w:szCs w:val="32"/>
        </w:rPr>
      </w:pPr>
      <w:r>
        <w:rPr>
          <w:rFonts w:asciiTheme="minorEastAsia" w:eastAsiaTheme="minorEastAsia" w:hAnsiTheme="minorEastAsia" w:hint="eastAsia"/>
          <w:bCs/>
          <w:szCs w:val="32"/>
        </w:rPr>
        <w:t>[2</w:t>
      </w:r>
      <w:r w:rsidR="00F848E7" w:rsidRPr="00987EA4">
        <w:rPr>
          <w:rFonts w:asciiTheme="minorEastAsia" w:eastAsiaTheme="minorEastAsia" w:hAnsiTheme="minorEastAsia" w:hint="eastAsia"/>
          <w:bCs/>
          <w:szCs w:val="32"/>
        </w:rPr>
        <w:t>]</w:t>
      </w:r>
      <w:r w:rsidR="00634F7C" w:rsidRPr="00634F7C">
        <w:rPr>
          <w:rFonts w:hint="eastAsia"/>
        </w:rPr>
        <w:t xml:space="preserve"> </w:t>
      </w:r>
      <w:r w:rsidR="00634F7C" w:rsidRPr="00634F7C">
        <w:rPr>
          <w:rFonts w:asciiTheme="minorEastAsia" w:eastAsiaTheme="minorEastAsia" w:hAnsiTheme="minorEastAsia" w:hint="eastAsia"/>
          <w:bCs/>
          <w:szCs w:val="32"/>
        </w:rPr>
        <w:t>Joshua Noble著．毛顺兵，张婷婷译．交互式程序设计[M]．北京：机械工业出版社，2014．</w:t>
      </w:r>
    </w:p>
    <w:p w:rsidR="00F848E7" w:rsidRPr="00987EA4" w:rsidRDefault="00E618DD" w:rsidP="00F848E7">
      <w:pPr>
        <w:jc w:val="left"/>
        <w:rPr>
          <w:rFonts w:asciiTheme="minorEastAsia" w:eastAsiaTheme="minorEastAsia" w:hAnsiTheme="minorEastAsia"/>
          <w:bCs/>
          <w:szCs w:val="32"/>
        </w:rPr>
      </w:pPr>
      <w:r>
        <w:rPr>
          <w:rFonts w:asciiTheme="minorEastAsia" w:eastAsiaTheme="minorEastAsia" w:hAnsiTheme="minorEastAsia" w:hint="eastAsia"/>
          <w:bCs/>
          <w:szCs w:val="32"/>
        </w:rPr>
        <w:t>[3</w:t>
      </w:r>
      <w:r w:rsidR="00F848E7" w:rsidRPr="00987EA4">
        <w:rPr>
          <w:rFonts w:asciiTheme="minorEastAsia" w:eastAsiaTheme="minorEastAsia" w:hAnsiTheme="minorEastAsia" w:hint="eastAsia"/>
          <w:bCs/>
          <w:szCs w:val="32"/>
        </w:rPr>
        <w:t>]</w:t>
      </w:r>
      <w:r w:rsidR="00844EEB" w:rsidRPr="00844EEB">
        <w:rPr>
          <w:rFonts w:hint="eastAsia"/>
        </w:rPr>
        <w:t xml:space="preserve"> </w:t>
      </w:r>
      <w:r w:rsidR="00844EEB" w:rsidRPr="00844EEB">
        <w:rPr>
          <w:rFonts w:asciiTheme="minorEastAsia" w:eastAsiaTheme="minorEastAsia" w:hAnsiTheme="minorEastAsia" w:hint="eastAsia"/>
          <w:bCs/>
          <w:szCs w:val="32"/>
        </w:rPr>
        <w:t>余国斌</w:t>
      </w:r>
      <w:r w:rsidR="00844EEB">
        <w:rPr>
          <w:rFonts w:asciiTheme="minorEastAsia" w:eastAsiaTheme="minorEastAsia" w:hAnsiTheme="minorEastAsia" w:hint="eastAsia"/>
          <w:bCs/>
          <w:szCs w:val="32"/>
        </w:rPr>
        <w:t xml:space="preserve"> </w:t>
      </w:r>
      <w:r w:rsidR="00844EEB" w:rsidRPr="00844EEB">
        <w:rPr>
          <w:rFonts w:asciiTheme="minorEastAsia" w:eastAsiaTheme="minorEastAsia" w:hAnsiTheme="minorEastAsia" w:hint="eastAsia"/>
          <w:bCs/>
          <w:szCs w:val="32"/>
        </w:rPr>
        <w:t>基于粒子系统的火焰模拟</w:t>
      </w:r>
      <w:r w:rsidR="00844EEB">
        <w:rPr>
          <w:rFonts w:asciiTheme="minorEastAsia" w:eastAsiaTheme="minorEastAsia" w:hAnsiTheme="minorEastAsia" w:hint="eastAsia"/>
          <w:bCs/>
          <w:szCs w:val="32"/>
        </w:rPr>
        <w:t>[Z]中南林业科技大学</w:t>
      </w:r>
      <w:r w:rsidR="001647A8">
        <w:rPr>
          <w:rFonts w:asciiTheme="minorEastAsia" w:eastAsiaTheme="minorEastAsia" w:hAnsiTheme="minorEastAsia" w:hint="eastAsia"/>
          <w:bCs/>
          <w:szCs w:val="32"/>
        </w:rPr>
        <w:t>，2010</w:t>
      </w:r>
    </w:p>
    <w:p w:rsidR="00F848E7" w:rsidRDefault="00E618DD" w:rsidP="00F848E7">
      <w:pPr>
        <w:jc w:val="left"/>
        <w:rPr>
          <w:rFonts w:asciiTheme="minorEastAsia" w:eastAsiaTheme="minorEastAsia" w:hAnsiTheme="minorEastAsia" w:hint="eastAsia"/>
          <w:bCs/>
          <w:szCs w:val="32"/>
        </w:rPr>
      </w:pPr>
      <w:r>
        <w:rPr>
          <w:rFonts w:asciiTheme="minorEastAsia" w:eastAsiaTheme="minorEastAsia" w:hAnsiTheme="minorEastAsia" w:hint="eastAsia"/>
          <w:bCs/>
          <w:szCs w:val="32"/>
        </w:rPr>
        <w:t>[4</w:t>
      </w:r>
      <w:r w:rsidR="00F848E7" w:rsidRPr="00987EA4">
        <w:rPr>
          <w:rFonts w:asciiTheme="minorEastAsia" w:eastAsiaTheme="minorEastAsia" w:hAnsiTheme="minorEastAsia" w:hint="eastAsia"/>
          <w:bCs/>
          <w:szCs w:val="32"/>
        </w:rPr>
        <w:t>]</w:t>
      </w:r>
      <w:r w:rsidR="001647A8" w:rsidRPr="001647A8">
        <w:t xml:space="preserve"> </w:t>
      </w:r>
      <w:r w:rsidR="001647A8" w:rsidRPr="001647A8">
        <w:rPr>
          <w:rFonts w:asciiTheme="minorEastAsia" w:eastAsiaTheme="minorEastAsia" w:hAnsiTheme="minorEastAsia"/>
          <w:bCs/>
          <w:szCs w:val="32"/>
        </w:rPr>
        <w:t>Mandelbrot</w:t>
      </w:r>
      <w:r w:rsidR="001647A8">
        <w:rPr>
          <w:rFonts w:asciiTheme="minorEastAsia" w:eastAsiaTheme="minorEastAsia" w:hAnsiTheme="minorEastAsia" w:hint="eastAsia"/>
          <w:bCs/>
          <w:szCs w:val="32"/>
        </w:rPr>
        <w:t xml:space="preserve"> </w:t>
      </w:r>
      <w:r w:rsidR="001647A8" w:rsidRPr="001647A8">
        <w:t xml:space="preserve"> </w:t>
      </w:r>
      <w:r w:rsidR="001647A8" w:rsidRPr="001647A8">
        <w:rPr>
          <w:rFonts w:asciiTheme="minorEastAsia" w:eastAsiaTheme="minorEastAsia" w:hAnsiTheme="minorEastAsia"/>
          <w:bCs/>
          <w:szCs w:val="32"/>
        </w:rPr>
        <w:t>The Fractal Geometry of Nature[M]</w:t>
      </w:r>
      <w:r w:rsidR="009844D6" w:rsidRPr="009844D6">
        <w:t xml:space="preserve"> </w:t>
      </w:r>
      <w:r w:rsidR="009844D6" w:rsidRPr="009844D6">
        <w:rPr>
          <w:rFonts w:asciiTheme="minorEastAsia" w:eastAsiaTheme="minorEastAsia" w:hAnsiTheme="minorEastAsia"/>
          <w:bCs/>
          <w:szCs w:val="32"/>
        </w:rPr>
        <w:t>W. H. Freeman and Company</w:t>
      </w:r>
      <w:r w:rsidR="009844D6">
        <w:rPr>
          <w:rFonts w:asciiTheme="minorEastAsia" w:eastAsiaTheme="minorEastAsia" w:hAnsiTheme="minorEastAsia" w:hint="eastAsia"/>
          <w:bCs/>
          <w:szCs w:val="32"/>
        </w:rPr>
        <w:t>，1983</w:t>
      </w:r>
    </w:p>
    <w:p w:rsidR="00E618DD" w:rsidRPr="00987EA4" w:rsidRDefault="00E618DD" w:rsidP="00F848E7">
      <w:pPr>
        <w:jc w:val="left"/>
        <w:rPr>
          <w:rFonts w:asciiTheme="minorEastAsia" w:eastAsiaTheme="minorEastAsia" w:hAnsiTheme="minorEastAsia"/>
          <w:bCs/>
          <w:szCs w:val="32"/>
        </w:rPr>
      </w:pPr>
      <w:r w:rsidRPr="00E618DD">
        <w:rPr>
          <w:rFonts w:asciiTheme="minorEastAsia" w:eastAsiaTheme="minorEastAsia" w:hAnsiTheme="minorEastAsia" w:hint="eastAsia"/>
          <w:bCs/>
          <w:szCs w:val="32"/>
        </w:rPr>
        <w:t>[</w:t>
      </w:r>
      <w:r>
        <w:rPr>
          <w:rFonts w:asciiTheme="minorEastAsia" w:eastAsiaTheme="minorEastAsia" w:hAnsiTheme="minorEastAsia" w:hint="eastAsia"/>
          <w:bCs/>
          <w:szCs w:val="32"/>
        </w:rPr>
        <w:t>5</w:t>
      </w:r>
      <w:r w:rsidRPr="00E618DD">
        <w:rPr>
          <w:rFonts w:asciiTheme="minorEastAsia" w:eastAsiaTheme="minorEastAsia" w:hAnsiTheme="minorEastAsia" w:hint="eastAsia"/>
          <w:bCs/>
          <w:szCs w:val="32"/>
        </w:rPr>
        <w:t>] Daniel Shiffman著．周晗彬译．代码本色[M]．北京：人民邮电出版社，2014．</w:t>
      </w:r>
    </w:p>
    <w:p w:rsidR="00F848E7" w:rsidRPr="00D745FC" w:rsidRDefault="00F848E7">
      <w:pPr>
        <w:widowControl/>
        <w:jc w:val="left"/>
        <w:rPr>
          <w:rFonts w:asciiTheme="minorEastAsia" w:eastAsiaTheme="minorEastAsia" w:hAnsiTheme="minorEastAsia"/>
          <w:b/>
          <w:bCs/>
          <w:sz w:val="32"/>
          <w:szCs w:val="32"/>
        </w:rPr>
      </w:pPr>
      <w:r w:rsidRPr="00D745FC">
        <w:rPr>
          <w:rFonts w:asciiTheme="minorEastAsia" w:eastAsiaTheme="minorEastAsia" w:hAnsiTheme="minorEastAsia"/>
          <w:b/>
          <w:bCs/>
          <w:sz w:val="32"/>
          <w:szCs w:val="32"/>
        </w:rPr>
        <w:br w:type="page"/>
      </w:r>
    </w:p>
    <w:p w:rsidR="001C232E" w:rsidRPr="00D745FC" w:rsidRDefault="001C232E" w:rsidP="008634B4">
      <w:pPr>
        <w:pStyle w:val="1"/>
        <w:jc w:val="center"/>
        <w:rPr>
          <w:rFonts w:asciiTheme="minorEastAsia" w:eastAsiaTheme="minorEastAsia" w:hAnsiTheme="minorEastAsia"/>
          <w:bCs w:val="0"/>
          <w:sz w:val="32"/>
          <w:szCs w:val="32"/>
        </w:rPr>
      </w:pPr>
      <w:bookmarkStart w:id="91" w:name="_Toc517513666"/>
      <w:r w:rsidRPr="00D745FC">
        <w:rPr>
          <w:rFonts w:asciiTheme="minorEastAsia" w:eastAsiaTheme="minorEastAsia" w:hAnsiTheme="minorEastAsia" w:hint="eastAsia"/>
          <w:bCs w:val="0"/>
          <w:sz w:val="32"/>
          <w:szCs w:val="32"/>
        </w:rPr>
        <w:lastRenderedPageBreak/>
        <w:t>致</w:t>
      </w:r>
      <w:r w:rsidR="008634B4">
        <w:rPr>
          <w:rFonts w:asciiTheme="minorEastAsia" w:eastAsiaTheme="minorEastAsia" w:hAnsiTheme="minorEastAsia" w:hint="eastAsia"/>
          <w:bCs w:val="0"/>
          <w:sz w:val="32"/>
          <w:szCs w:val="32"/>
        </w:rPr>
        <w:t xml:space="preserve"> </w:t>
      </w:r>
      <w:r w:rsidRPr="00D745FC">
        <w:rPr>
          <w:rFonts w:asciiTheme="minorEastAsia" w:eastAsiaTheme="minorEastAsia" w:hAnsiTheme="minorEastAsia" w:hint="eastAsia"/>
          <w:bCs w:val="0"/>
          <w:sz w:val="32"/>
          <w:szCs w:val="32"/>
        </w:rPr>
        <w:t>谢</w:t>
      </w:r>
      <w:bookmarkEnd w:id="91"/>
    </w:p>
    <w:p w:rsidR="00FA0048" w:rsidRDefault="00B61F8B" w:rsidP="00F848E7">
      <w:pPr>
        <w:jc w:val="left"/>
        <w:rPr>
          <w:rFonts w:asciiTheme="minorEastAsia" w:eastAsiaTheme="minorEastAsia" w:hAnsiTheme="minorEastAsia"/>
        </w:rPr>
      </w:pPr>
      <w:r w:rsidRPr="00B61F8B">
        <w:rPr>
          <w:rFonts w:asciiTheme="minorEastAsia" w:eastAsiaTheme="minorEastAsia" w:hAnsiTheme="minorEastAsia" w:hint="eastAsia"/>
        </w:rPr>
        <w:t>感谢</w:t>
      </w:r>
      <w:r w:rsidR="00FA0048">
        <w:rPr>
          <w:rFonts w:asciiTheme="minorEastAsia" w:eastAsiaTheme="minorEastAsia" w:hAnsiTheme="minorEastAsia" w:hint="eastAsia"/>
        </w:rPr>
        <w:t>《代码本色》作者</w:t>
      </w:r>
      <w:r w:rsidR="00643378">
        <w:rPr>
          <w:rFonts w:asciiTheme="minorEastAsia" w:eastAsiaTheme="minorEastAsia" w:hAnsiTheme="minorEastAsia" w:hint="eastAsia"/>
        </w:rPr>
        <w:t>D</w:t>
      </w:r>
      <w:r w:rsidR="00643378" w:rsidRPr="00643378">
        <w:rPr>
          <w:rFonts w:asciiTheme="minorEastAsia" w:eastAsiaTheme="minorEastAsia" w:hAnsiTheme="minorEastAsia" w:hint="eastAsia"/>
        </w:rPr>
        <w:t>aniel Shiffman</w:t>
      </w:r>
      <w:r w:rsidR="00FA0048">
        <w:rPr>
          <w:rFonts w:asciiTheme="minorEastAsia" w:eastAsiaTheme="minorEastAsia" w:hAnsiTheme="minorEastAsia" w:hint="eastAsia"/>
        </w:rPr>
        <w:t>在github提供的各个艺术效果实现方案,给了我很多的启发，他在You</w:t>
      </w:r>
      <w:r w:rsidR="005D2D7F">
        <w:rPr>
          <w:rFonts w:asciiTheme="minorEastAsia" w:eastAsiaTheme="minorEastAsia" w:hAnsiTheme="minorEastAsia" w:hint="eastAsia"/>
        </w:rPr>
        <w:t>T</w:t>
      </w:r>
      <w:r w:rsidR="00FA0048">
        <w:rPr>
          <w:rFonts w:asciiTheme="minorEastAsia" w:eastAsiaTheme="minorEastAsia" w:hAnsiTheme="minorEastAsia" w:hint="eastAsia"/>
        </w:rPr>
        <w:t>ube上发布的各个</w:t>
      </w:r>
      <w:r w:rsidR="005D2D7F">
        <w:rPr>
          <w:rFonts w:asciiTheme="minorEastAsia" w:eastAsiaTheme="minorEastAsia" w:hAnsiTheme="minorEastAsia" w:hint="eastAsia"/>
        </w:rPr>
        <w:t>视频</w:t>
      </w:r>
      <w:r w:rsidR="00FA0048">
        <w:rPr>
          <w:rFonts w:asciiTheme="minorEastAsia" w:eastAsiaTheme="minorEastAsia" w:hAnsiTheme="minorEastAsia" w:hint="eastAsia"/>
        </w:rPr>
        <w:t>教程也让我获益匪浅。</w:t>
      </w:r>
    </w:p>
    <w:p w:rsidR="00F848E7" w:rsidRPr="00D745FC" w:rsidRDefault="00F848E7" w:rsidP="00F848E7">
      <w:pPr>
        <w:jc w:val="left"/>
        <w:rPr>
          <w:rFonts w:asciiTheme="minorEastAsia" w:eastAsiaTheme="minorEastAsia" w:hAnsiTheme="minorEastAsia"/>
        </w:rPr>
      </w:pPr>
    </w:p>
    <w:sectPr w:rsidR="00F848E7" w:rsidRPr="00D74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8DC" w:rsidRDefault="006278DC" w:rsidP="00F848E7">
      <w:r>
        <w:separator/>
      </w:r>
    </w:p>
  </w:endnote>
  <w:endnote w:type="continuationSeparator" w:id="0">
    <w:p w:rsidR="006278DC" w:rsidRDefault="006278DC" w:rsidP="00F84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8DC" w:rsidRDefault="006278DC" w:rsidP="00F848E7">
      <w:r>
        <w:separator/>
      </w:r>
    </w:p>
  </w:footnote>
  <w:footnote w:type="continuationSeparator" w:id="0">
    <w:p w:rsidR="006278DC" w:rsidRDefault="006278DC" w:rsidP="00F84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FD267A"/>
    <w:multiLevelType w:val="hybridMultilevel"/>
    <w:tmpl w:val="D5DAB966"/>
    <w:lvl w:ilvl="0" w:tplc="BBB6A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B53"/>
    <w:rsid w:val="000A2BEA"/>
    <w:rsid w:val="001051DC"/>
    <w:rsid w:val="001647A8"/>
    <w:rsid w:val="001A78C8"/>
    <w:rsid w:val="001B22D7"/>
    <w:rsid w:val="001C232E"/>
    <w:rsid w:val="001F3AE1"/>
    <w:rsid w:val="001F6393"/>
    <w:rsid w:val="002A1AA3"/>
    <w:rsid w:val="002A678A"/>
    <w:rsid w:val="002B773C"/>
    <w:rsid w:val="002D7422"/>
    <w:rsid w:val="00346B53"/>
    <w:rsid w:val="00346EF1"/>
    <w:rsid w:val="00352D0B"/>
    <w:rsid w:val="003F12B7"/>
    <w:rsid w:val="00435F0B"/>
    <w:rsid w:val="00493248"/>
    <w:rsid w:val="004A7DED"/>
    <w:rsid w:val="004D0C6B"/>
    <w:rsid w:val="005D2D7F"/>
    <w:rsid w:val="00610CD6"/>
    <w:rsid w:val="006278DC"/>
    <w:rsid w:val="00634F7C"/>
    <w:rsid w:val="00643378"/>
    <w:rsid w:val="006C7687"/>
    <w:rsid w:val="006E08E2"/>
    <w:rsid w:val="006F4D39"/>
    <w:rsid w:val="00844EEB"/>
    <w:rsid w:val="008634B4"/>
    <w:rsid w:val="008812D6"/>
    <w:rsid w:val="008820A2"/>
    <w:rsid w:val="008D46D3"/>
    <w:rsid w:val="008E48D8"/>
    <w:rsid w:val="0093750B"/>
    <w:rsid w:val="009844D6"/>
    <w:rsid w:val="00987EA4"/>
    <w:rsid w:val="009C20ED"/>
    <w:rsid w:val="009D7918"/>
    <w:rsid w:val="009E7FB4"/>
    <w:rsid w:val="009F0117"/>
    <w:rsid w:val="00A7774C"/>
    <w:rsid w:val="00AB6CFD"/>
    <w:rsid w:val="00AB7842"/>
    <w:rsid w:val="00AC775A"/>
    <w:rsid w:val="00AD0499"/>
    <w:rsid w:val="00B41CE7"/>
    <w:rsid w:val="00B61F8B"/>
    <w:rsid w:val="00B93FF8"/>
    <w:rsid w:val="00C50BF1"/>
    <w:rsid w:val="00CC4A34"/>
    <w:rsid w:val="00D745FC"/>
    <w:rsid w:val="00D86848"/>
    <w:rsid w:val="00DB2398"/>
    <w:rsid w:val="00E354D1"/>
    <w:rsid w:val="00E618DD"/>
    <w:rsid w:val="00ED3C88"/>
    <w:rsid w:val="00EE5D07"/>
    <w:rsid w:val="00F8469B"/>
    <w:rsid w:val="00F848E7"/>
    <w:rsid w:val="00F90DF4"/>
    <w:rsid w:val="00FA0048"/>
    <w:rsid w:val="00FC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1AA3"/>
    <w:pPr>
      <w:widowControl w:val="0"/>
      <w:jc w:val="both"/>
    </w:pPr>
    <w:rPr>
      <w:rFonts w:ascii="Times New Roman" w:eastAsia="宋体" w:hAnsi="Times New Roman" w:cs="Times New Roman"/>
      <w:sz w:val="24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1C23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78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78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77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4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48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4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48E7"/>
    <w:rPr>
      <w:sz w:val="18"/>
      <w:szCs w:val="18"/>
    </w:rPr>
  </w:style>
  <w:style w:type="paragraph" w:styleId="a5">
    <w:name w:val="List Paragraph"/>
    <w:basedOn w:val="a"/>
    <w:uiPriority w:val="34"/>
    <w:qFormat/>
    <w:rsid w:val="009F011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C23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B78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B7842"/>
    <w:rPr>
      <w:rFonts w:ascii="Times New Roman" w:eastAsia="宋体" w:hAnsi="Times New Roman" w:cs="Times New Roman"/>
      <w:b/>
      <w:bCs/>
      <w:sz w:val="32"/>
      <w:szCs w:val="32"/>
    </w:rPr>
  </w:style>
  <w:style w:type="paragraph" w:styleId="a6">
    <w:name w:val="Normal (Web)"/>
    <w:next w:val="a"/>
    <w:link w:val="Char1"/>
    <w:uiPriority w:val="99"/>
    <w:qFormat/>
    <w:rsid w:val="00346EF1"/>
    <w:pPr>
      <w:spacing w:line="300" w:lineRule="auto"/>
      <w:ind w:firstLineChars="200" w:firstLine="800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Char1">
    <w:name w:val="普通(网站) Char"/>
    <w:link w:val="a6"/>
    <w:qFormat/>
    <w:rsid w:val="00346EF1"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4Char">
    <w:name w:val="标题 4 Char"/>
    <w:basedOn w:val="a0"/>
    <w:link w:val="4"/>
    <w:uiPriority w:val="9"/>
    <w:rsid w:val="00A777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812D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812D6"/>
  </w:style>
  <w:style w:type="paragraph" w:styleId="20">
    <w:name w:val="toc 2"/>
    <w:basedOn w:val="a"/>
    <w:next w:val="a"/>
    <w:autoRedefine/>
    <w:uiPriority w:val="39"/>
    <w:unhideWhenUsed/>
    <w:rsid w:val="008812D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812D6"/>
    <w:pPr>
      <w:ind w:leftChars="400" w:left="840"/>
    </w:pPr>
  </w:style>
  <w:style w:type="character" w:styleId="a7">
    <w:name w:val="Hyperlink"/>
    <w:basedOn w:val="a0"/>
    <w:uiPriority w:val="99"/>
    <w:unhideWhenUsed/>
    <w:rsid w:val="008812D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1AA3"/>
    <w:pPr>
      <w:widowControl w:val="0"/>
      <w:jc w:val="both"/>
    </w:pPr>
    <w:rPr>
      <w:rFonts w:ascii="Times New Roman" w:eastAsia="宋体" w:hAnsi="Times New Roman" w:cs="Times New Roman"/>
      <w:sz w:val="24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1C23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78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78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77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4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48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4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48E7"/>
    <w:rPr>
      <w:sz w:val="18"/>
      <w:szCs w:val="18"/>
    </w:rPr>
  </w:style>
  <w:style w:type="paragraph" w:styleId="a5">
    <w:name w:val="List Paragraph"/>
    <w:basedOn w:val="a"/>
    <w:uiPriority w:val="34"/>
    <w:qFormat/>
    <w:rsid w:val="009F011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C23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B78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B7842"/>
    <w:rPr>
      <w:rFonts w:ascii="Times New Roman" w:eastAsia="宋体" w:hAnsi="Times New Roman" w:cs="Times New Roman"/>
      <w:b/>
      <w:bCs/>
      <w:sz w:val="32"/>
      <w:szCs w:val="32"/>
    </w:rPr>
  </w:style>
  <w:style w:type="paragraph" w:styleId="a6">
    <w:name w:val="Normal (Web)"/>
    <w:next w:val="a"/>
    <w:link w:val="Char1"/>
    <w:uiPriority w:val="99"/>
    <w:qFormat/>
    <w:rsid w:val="00346EF1"/>
    <w:pPr>
      <w:spacing w:line="300" w:lineRule="auto"/>
      <w:ind w:firstLineChars="200" w:firstLine="800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Char1">
    <w:name w:val="普通(网站) Char"/>
    <w:link w:val="a6"/>
    <w:qFormat/>
    <w:rsid w:val="00346EF1"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4Char">
    <w:name w:val="标题 4 Char"/>
    <w:basedOn w:val="a0"/>
    <w:link w:val="4"/>
    <w:uiPriority w:val="9"/>
    <w:rsid w:val="00A777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812D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812D6"/>
  </w:style>
  <w:style w:type="paragraph" w:styleId="20">
    <w:name w:val="toc 2"/>
    <w:basedOn w:val="a"/>
    <w:next w:val="a"/>
    <w:autoRedefine/>
    <w:uiPriority w:val="39"/>
    <w:unhideWhenUsed/>
    <w:rsid w:val="008812D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812D6"/>
    <w:pPr>
      <w:ind w:leftChars="400" w:left="840"/>
    </w:pPr>
  </w:style>
  <w:style w:type="character" w:styleId="a7">
    <w:name w:val="Hyperlink"/>
    <w:basedOn w:val="a0"/>
    <w:uiPriority w:val="99"/>
    <w:unhideWhenUsed/>
    <w:rsid w:val="008812D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3BD29-C7AF-4868-B927-215AE049B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20</Pages>
  <Words>1238</Words>
  <Characters>7057</Characters>
  <Application>Microsoft Office Word</Application>
  <DocSecurity>0</DocSecurity>
  <Lines>58</Lines>
  <Paragraphs>16</Paragraphs>
  <ScaleCrop>false</ScaleCrop>
  <Company/>
  <LinksUpToDate>false</LinksUpToDate>
  <CharactersWithSpaces>8279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乌龙茶</dc:creator>
  <cp:keywords/>
  <dc:description/>
  <cp:lastModifiedBy>乌龙茶</cp:lastModifiedBy>
  <cp:revision>12</cp:revision>
  <dcterms:created xsi:type="dcterms:W3CDTF">2018-06-22T06:43:00Z</dcterms:created>
  <dcterms:modified xsi:type="dcterms:W3CDTF">2018-06-23T02:40:00Z</dcterms:modified>
</cp:coreProperties>
</file>